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365E" w14:textId="6C7B2335" w:rsidR="00733AB3" w:rsidRDefault="00000000">
      <w:pPr>
        <w:pStyle w:val="Heading1"/>
        <w:jc w:val="both"/>
        <w:rPr>
          <w:rFonts w:ascii="Calibri" w:hAnsi="Calibri" w:cs="Calibri" w:hint="default"/>
          <w:sz w:val="22"/>
          <w:szCs w:val="22"/>
        </w:rPr>
      </w:pPr>
      <w:r>
        <w:rPr>
          <w:rFonts w:ascii="Calibri" w:hAnsi="Calibri" w:cs="Calibri" w:hint="default"/>
          <w:sz w:val="22"/>
          <w:szCs w:val="22"/>
        </w:rPr>
        <w:t xml:space="preserve">FAQs - Branch </w:t>
      </w:r>
      <w:r w:rsidR="009F0F7E">
        <w:rPr>
          <w:rFonts w:ascii="Calibri" w:hAnsi="Calibri" w:cs="Calibri" w:hint="default"/>
          <w:sz w:val="22"/>
          <w:szCs w:val="22"/>
        </w:rPr>
        <w:t>Operations</w:t>
      </w:r>
      <w:r>
        <w:rPr>
          <w:rFonts w:ascii="Calibri" w:hAnsi="Calibri" w:cs="Calibri" w:hint="default"/>
          <w:sz w:val="22"/>
          <w:szCs w:val="22"/>
        </w:rPr>
        <w:t xml:space="preserve"> and Retail Banking Section</w:t>
      </w:r>
    </w:p>
    <w:p w14:paraId="0248B208" w14:textId="77777777" w:rsidR="00733AB3" w:rsidRDefault="00000000">
      <w:pPr>
        <w:pStyle w:val="Heading2"/>
        <w:jc w:val="both"/>
        <w:rPr>
          <w:rFonts w:ascii="Calibri" w:hAnsi="Calibri" w:cs="Calibri" w:hint="default"/>
          <w:sz w:val="22"/>
          <w:szCs w:val="22"/>
        </w:rPr>
      </w:pPr>
      <w:r>
        <w:rPr>
          <w:rFonts w:ascii="Calibri" w:hAnsi="Calibri" w:cs="Calibri" w:hint="default"/>
          <w:sz w:val="22"/>
          <w:szCs w:val="22"/>
        </w:rPr>
        <w:t>• Saving Account</w:t>
      </w:r>
    </w:p>
    <w:p w14:paraId="39E29660"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General Questions</w:t>
      </w:r>
    </w:p>
    <w:p w14:paraId="393313E0" w14:textId="3D3EBF44" w:rsidR="00986287" w:rsidRDefault="00000000" w:rsidP="00E70B4B">
      <w:pPr>
        <w:pStyle w:val="NormalWeb"/>
        <w:numPr>
          <w:ilvl w:val="0"/>
          <w:numId w:val="1"/>
        </w:numPr>
        <w:jc w:val="both"/>
        <w:rPr>
          <w:rStyle w:val="Strong"/>
          <w:rFonts w:ascii="Calibri" w:hAnsi="Calibri" w:cs="Calibri"/>
          <w:b w:val="0"/>
          <w:bCs w:val="0"/>
          <w:sz w:val="22"/>
          <w:szCs w:val="22"/>
        </w:rPr>
      </w:pPr>
      <w:r>
        <w:rPr>
          <w:rStyle w:val="Strong"/>
          <w:rFonts w:ascii="Calibri" w:hAnsi="Calibri" w:cs="Calibri"/>
          <w:sz w:val="22"/>
          <w:szCs w:val="22"/>
        </w:rPr>
        <w:t>Who can open a savings account?</w:t>
      </w:r>
    </w:p>
    <w:p w14:paraId="2BE7C729" w14:textId="1B247F03" w:rsidR="00986287" w:rsidRDefault="007A0B5B" w:rsidP="00986287">
      <w:pPr>
        <w:pStyle w:val="NormalWeb"/>
        <w:ind w:left="360"/>
        <w:jc w:val="both"/>
        <w:rPr>
          <w:rStyle w:val="Strong"/>
          <w:rFonts w:ascii="Calibri" w:hAnsi="Calibri" w:cs="Calibri"/>
          <w:sz w:val="22"/>
          <w:szCs w:val="22"/>
        </w:rPr>
      </w:pPr>
      <w:r>
        <w:rPr>
          <w:rStyle w:val="Strong"/>
          <w:rFonts w:ascii="Calibri" w:hAnsi="Calibri" w:cs="Calibri"/>
          <w:sz w:val="22"/>
          <w:szCs w:val="22"/>
        </w:rPr>
        <w:t>1.1</w:t>
      </w:r>
      <w:r w:rsidR="00986287">
        <w:rPr>
          <w:rStyle w:val="Strong"/>
          <w:rFonts w:ascii="Calibri" w:hAnsi="Calibri" w:cs="Calibri"/>
          <w:sz w:val="22"/>
          <w:szCs w:val="22"/>
        </w:rPr>
        <w:t xml:space="preserve"> An individual with valid identification document issued by the Department of Civil Registration &amp; Census</w:t>
      </w:r>
      <w:r w:rsidR="004931DF">
        <w:rPr>
          <w:rStyle w:val="Strong"/>
          <w:rFonts w:ascii="Calibri" w:hAnsi="Calibri" w:cs="Calibri"/>
          <w:sz w:val="22"/>
          <w:szCs w:val="22"/>
        </w:rPr>
        <w:t xml:space="preserve"> of Bhutan</w:t>
      </w:r>
      <w:r w:rsidR="00986287">
        <w:rPr>
          <w:rStyle w:val="Strong"/>
          <w:rFonts w:ascii="Calibri" w:hAnsi="Calibri" w:cs="Calibri"/>
          <w:sz w:val="22"/>
          <w:szCs w:val="22"/>
        </w:rPr>
        <w:t xml:space="preserve"> such as:</w:t>
      </w:r>
    </w:p>
    <w:p w14:paraId="3451DE55"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Citizenship identity Card</w:t>
      </w:r>
    </w:p>
    <w:p w14:paraId="2246DF19"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Special Resident Permit</w:t>
      </w:r>
    </w:p>
    <w:p w14:paraId="227D22E8"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CID under process letter</w:t>
      </w:r>
    </w:p>
    <w:p w14:paraId="502B6926" w14:textId="64259DD7" w:rsidR="00986287" w:rsidRDefault="007A0B5B" w:rsidP="00986287">
      <w:pPr>
        <w:pStyle w:val="NormalWeb"/>
        <w:ind w:left="360"/>
        <w:jc w:val="both"/>
        <w:rPr>
          <w:rStyle w:val="Strong"/>
          <w:rFonts w:ascii="Calibri" w:hAnsi="Calibri" w:cs="Calibri"/>
          <w:sz w:val="22"/>
          <w:szCs w:val="22"/>
        </w:rPr>
      </w:pPr>
      <w:r>
        <w:rPr>
          <w:rStyle w:val="Strong"/>
          <w:rFonts w:ascii="Calibri" w:hAnsi="Calibri" w:cs="Calibri"/>
          <w:sz w:val="22"/>
          <w:szCs w:val="22"/>
        </w:rPr>
        <w:t>1.2</w:t>
      </w:r>
      <w:r w:rsidR="00986287">
        <w:rPr>
          <w:rStyle w:val="Strong"/>
          <w:rFonts w:ascii="Calibri" w:hAnsi="Calibri" w:cs="Calibri"/>
          <w:sz w:val="22"/>
          <w:szCs w:val="22"/>
        </w:rPr>
        <w:t xml:space="preserve"> An individual with valid identification document issued by the Department of Immigration</w:t>
      </w:r>
      <w:r w:rsidR="004931DF">
        <w:rPr>
          <w:rStyle w:val="Strong"/>
          <w:rFonts w:ascii="Calibri" w:hAnsi="Calibri" w:cs="Calibri"/>
          <w:sz w:val="22"/>
          <w:szCs w:val="22"/>
        </w:rPr>
        <w:t xml:space="preserve"> of Bhutan</w:t>
      </w:r>
      <w:r w:rsidR="00986287">
        <w:rPr>
          <w:rStyle w:val="Strong"/>
          <w:rFonts w:ascii="Calibri" w:hAnsi="Calibri" w:cs="Calibri"/>
          <w:sz w:val="22"/>
          <w:szCs w:val="22"/>
        </w:rPr>
        <w:t xml:space="preserve"> such as:</w:t>
      </w:r>
    </w:p>
    <w:p w14:paraId="541D2F2F"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Work Permit</w:t>
      </w:r>
    </w:p>
    <w:p w14:paraId="30384D0D"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Trader Card</w:t>
      </w:r>
    </w:p>
    <w:p w14:paraId="3B151CD5"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Student Card</w:t>
      </w:r>
    </w:p>
    <w:p w14:paraId="0C55C364"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Immigrant Card</w:t>
      </w:r>
    </w:p>
    <w:p w14:paraId="160BC9A9" w14:textId="6CC5A9A1"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Immigration Card-MC (issued to non-Bhutanese spouse of Bhutanese)</w:t>
      </w:r>
    </w:p>
    <w:p w14:paraId="4B7C0DE4" w14:textId="77777777" w:rsidR="00986287"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 xml:space="preserve">Immigration Card-DC (Issued to children of non-Bhutanese and one Bhutanese parents) </w:t>
      </w:r>
    </w:p>
    <w:p w14:paraId="6BA5A62D" w14:textId="24A6C3E7" w:rsidR="007A0B5B" w:rsidRDefault="00986287" w:rsidP="000A3F67">
      <w:pPr>
        <w:pStyle w:val="NoSpacing"/>
        <w:ind w:firstLine="360"/>
        <w:rPr>
          <w:rStyle w:val="Strong"/>
          <w:rFonts w:ascii="Calibri" w:hAnsi="Calibri" w:cs="Calibri"/>
          <w:sz w:val="22"/>
          <w:szCs w:val="22"/>
        </w:rPr>
      </w:pPr>
      <w:r>
        <w:rPr>
          <w:rStyle w:val="Strong"/>
          <w:rFonts w:ascii="Calibri" w:hAnsi="Calibri" w:cs="Calibri"/>
          <w:sz w:val="22"/>
          <w:szCs w:val="22"/>
        </w:rPr>
        <w:t xml:space="preserve">Dependent Card (Issued to Non-Bhutanese spouse of </w:t>
      </w:r>
      <w:r w:rsidR="002E38A3">
        <w:rPr>
          <w:rStyle w:val="Strong"/>
          <w:rFonts w:ascii="Calibri" w:hAnsi="Calibri" w:cs="Calibri"/>
          <w:sz w:val="22"/>
          <w:szCs w:val="22"/>
        </w:rPr>
        <w:t>non-Bhutanese</w:t>
      </w:r>
      <w:r>
        <w:rPr>
          <w:rStyle w:val="Strong"/>
          <w:rFonts w:ascii="Calibri" w:hAnsi="Calibri" w:cs="Calibri"/>
          <w:sz w:val="22"/>
          <w:szCs w:val="22"/>
        </w:rPr>
        <w:t xml:space="preserve"> worker in Bhutan)</w:t>
      </w:r>
    </w:p>
    <w:p w14:paraId="14DD8089" w14:textId="4D6FF835" w:rsidR="007A0B5B" w:rsidRPr="00C35CD0" w:rsidRDefault="007A0B5B" w:rsidP="00E70B4B">
      <w:pPr>
        <w:pStyle w:val="NormalWeb"/>
        <w:ind w:left="360"/>
        <w:jc w:val="both"/>
        <w:rPr>
          <w:rFonts w:ascii="Calibri" w:hAnsi="Calibri" w:cs="Calibri"/>
          <w:b/>
          <w:bCs/>
          <w:sz w:val="22"/>
          <w:szCs w:val="22"/>
        </w:rPr>
      </w:pPr>
      <w:r w:rsidRPr="00C35CD0">
        <w:rPr>
          <w:rFonts w:ascii="Calibri" w:hAnsi="Calibri" w:cs="Calibri"/>
          <w:b/>
          <w:bCs/>
          <w:sz w:val="22"/>
          <w:szCs w:val="22"/>
        </w:rPr>
        <w:t>1.3 Minors with parents o</w:t>
      </w:r>
      <w:r w:rsidR="00E70B4B" w:rsidRPr="00C35CD0">
        <w:rPr>
          <w:rFonts w:ascii="Calibri" w:hAnsi="Calibri" w:cs="Calibri"/>
          <w:b/>
          <w:bCs/>
          <w:sz w:val="22"/>
          <w:szCs w:val="22"/>
        </w:rPr>
        <w:t>r</w:t>
      </w:r>
      <w:r w:rsidRPr="00C35CD0">
        <w:rPr>
          <w:rFonts w:ascii="Calibri" w:hAnsi="Calibri" w:cs="Calibri"/>
          <w:b/>
          <w:bCs/>
          <w:sz w:val="22"/>
          <w:szCs w:val="22"/>
        </w:rPr>
        <w:t xml:space="preserve"> legal guardian with Birth certificate or CID copy. </w:t>
      </w:r>
    </w:p>
    <w:p w14:paraId="266F7214" w14:textId="04A1DDC0" w:rsidR="00733AB3" w:rsidRDefault="00000000">
      <w:pPr>
        <w:pStyle w:val="NormalWeb"/>
        <w:jc w:val="both"/>
        <w:rPr>
          <w:rFonts w:ascii="Calibri" w:hAnsi="Calibri" w:cs="Calibri"/>
          <w:sz w:val="22"/>
          <w:szCs w:val="22"/>
        </w:rPr>
      </w:pPr>
      <w:r>
        <w:rPr>
          <w:rStyle w:val="Strong"/>
          <w:rFonts w:ascii="Calibri" w:hAnsi="Calibri" w:cs="Calibri"/>
          <w:sz w:val="22"/>
          <w:szCs w:val="22"/>
        </w:rPr>
        <w:t>2. How can I apply for a savings account?</w:t>
      </w:r>
      <w:r>
        <w:rPr>
          <w:rFonts w:ascii="Calibri" w:hAnsi="Calibri" w:cs="Calibri"/>
          <w:sz w:val="22"/>
          <w:szCs w:val="22"/>
        </w:rPr>
        <w:br/>
        <w:t xml:space="preserve">You can apply by visiting a bank branch, applying online through the </w:t>
      </w:r>
      <w:r w:rsidR="00E70B4B">
        <w:rPr>
          <w:rFonts w:ascii="Calibri" w:hAnsi="Calibri" w:cs="Calibri"/>
          <w:sz w:val="22"/>
          <w:szCs w:val="22"/>
        </w:rPr>
        <w:t>BOB account</w:t>
      </w:r>
      <w:r>
        <w:rPr>
          <w:rFonts w:ascii="Calibri" w:hAnsi="Calibri" w:cs="Calibri"/>
          <w:sz w:val="22"/>
          <w:szCs w:val="22"/>
        </w:rPr>
        <w:t xml:space="preserve"> platform   </w:t>
      </w:r>
      <w:r>
        <w:rPr>
          <w:rFonts w:ascii="Calibri" w:hAnsi="Calibri" w:cs="Calibri"/>
          <w:sz w:val="22"/>
          <w:szCs w:val="22"/>
        </w:rPr>
        <w:tab/>
        <w:t xml:space="preserve">   </w:t>
      </w:r>
      <w:proofErr w:type="gramStart"/>
      <w:r>
        <w:rPr>
          <w:rFonts w:ascii="Calibri" w:hAnsi="Calibri" w:cs="Calibri"/>
          <w:sz w:val="22"/>
          <w:szCs w:val="22"/>
        </w:rPr>
        <w:t xml:space="preserve">   (</w:t>
      </w:r>
      <w:proofErr w:type="gramEnd"/>
      <w:r>
        <w:rPr>
          <w:rFonts w:ascii="Calibri" w:hAnsi="Calibri" w:cs="Calibri"/>
          <w:sz w:val="22"/>
          <w:szCs w:val="22"/>
        </w:rPr>
        <w:t xml:space="preserve"> </w:t>
      </w:r>
      <w:hyperlink r:id="rId7" w:history="1">
        <w:r w:rsidR="00733AB3">
          <w:rPr>
            <w:rStyle w:val="Hyperlink"/>
            <w:rFonts w:ascii="Calibri" w:hAnsi="Calibri"/>
            <w:sz w:val="22"/>
            <w:szCs w:val="22"/>
          </w:rPr>
          <w:t>https://account.bob.bt/</w:t>
        </w:r>
      </w:hyperlink>
      <w:r>
        <w:rPr>
          <w:rFonts w:ascii="Calibri" w:hAnsi="Calibri"/>
          <w:sz w:val="22"/>
          <w:szCs w:val="22"/>
        </w:rPr>
        <w:t xml:space="preserve"> )</w:t>
      </w:r>
      <w:r>
        <w:rPr>
          <w:rFonts w:ascii="Calibri" w:hAnsi="Calibri" w:cs="Calibri"/>
          <w:sz w:val="22"/>
          <w:szCs w:val="22"/>
        </w:rPr>
        <w:t xml:space="preserve">using NDI authentication, or via the </w:t>
      </w:r>
      <w:r w:rsidR="00E70B4B">
        <w:rPr>
          <w:rFonts w:ascii="Calibri" w:hAnsi="Calibri" w:cs="Calibri"/>
          <w:sz w:val="22"/>
          <w:szCs w:val="22"/>
        </w:rPr>
        <w:t>Remit Bhutan</w:t>
      </w:r>
      <w:r>
        <w:rPr>
          <w:rFonts w:ascii="Calibri" w:hAnsi="Calibri" w:cs="Calibri"/>
          <w:sz w:val="22"/>
          <w:szCs w:val="22"/>
        </w:rPr>
        <w:t xml:space="preserve"> portal ( </w:t>
      </w:r>
      <w:hyperlink r:id="rId8" w:history="1">
        <w:r w:rsidR="00733AB3">
          <w:rPr>
            <w:rStyle w:val="Hyperlink"/>
            <w:rFonts w:ascii="Calibri" w:hAnsi="Calibri"/>
            <w:sz w:val="22"/>
            <w:szCs w:val="22"/>
          </w:rPr>
          <w:t>https://www.remitbhutan.bt/</w:t>
        </w:r>
      </w:hyperlink>
      <w:r>
        <w:rPr>
          <w:rFonts w:ascii="Calibri" w:hAnsi="Calibri"/>
          <w:sz w:val="22"/>
          <w:szCs w:val="22"/>
        </w:rPr>
        <w:t xml:space="preserve"> )</w:t>
      </w:r>
      <w:r>
        <w:rPr>
          <w:rFonts w:ascii="Calibri" w:hAnsi="Calibri" w:cs="Calibri"/>
          <w:sz w:val="22"/>
          <w:szCs w:val="22"/>
        </w:rPr>
        <w:t xml:space="preserve"> if you are a Bhutanese living abroad.</w:t>
      </w:r>
    </w:p>
    <w:p w14:paraId="1C782609" w14:textId="77777777" w:rsidR="00733AB3" w:rsidRDefault="00000000">
      <w:pPr>
        <w:pStyle w:val="NormalWeb"/>
        <w:jc w:val="both"/>
        <w:rPr>
          <w:rFonts w:ascii="Calibri" w:hAnsi="Calibri"/>
          <w:sz w:val="22"/>
          <w:szCs w:val="22"/>
        </w:rPr>
      </w:pPr>
      <w:r>
        <w:rPr>
          <w:rStyle w:val="Strong"/>
          <w:rFonts w:ascii="Calibri" w:hAnsi="Calibri" w:cs="Calibri"/>
          <w:sz w:val="22"/>
          <w:szCs w:val="22"/>
        </w:rPr>
        <w:t>3. Where can I access the account opening forms and checklist?</w:t>
      </w:r>
      <w:r>
        <w:rPr>
          <w:rFonts w:ascii="Calibri" w:hAnsi="Calibri" w:cs="Calibri"/>
          <w:sz w:val="22"/>
          <w:szCs w:val="22"/>
        </w:rPr>
        <w:br/>
        <w:t xml:space="preserve">You can access the forms and checklist at a bank branch or on the bank’s website ( </w:t>
      </w:r>
      <w:hyperlink r:id="rId9" w:history="1">
        <w:r w:rsidR="00733AB3">
          <w:rPr>
            <w:rStyle w:val="Hyperlink"/>
            <w:rFonts w:ascii="Calibri" w:hAnsi="Calibri"/>
            <w:sz w:val="22"/>
            <w:szCs w:val="22"/>
          </w:rPr>
          <w:t>https://www.bob.bt/personal-banking/deposits-personal/</w:t>
        </w:r>
      </w:hyperlink>
      <w:r>
        <w:rPr>
          <w:rFonts w:ascii="Calibri" w:hAnsi="Calibri"/>
          <w:sz w:val="22"/>
          <w:szCs w:val="22"/>
        </w:rPr>
        <w:t xml:space="preserve"> ).</w:t>
      </w:r>
    </w:p>
    <w:p w14:paraId="4857E6A9" w14:textId="7DCAA9D8" w:rsidR="00733AB3" w:rsidRDefault="00000000">
      <w:pPr>
        <w:pStyle w:val="NormalWeb"/>
        <w:jc w:val="both"/>
        <w:rPr>
          <w:rFonts w:ascii="Calibri" w:hAnsi="Calibri" w:cs="Calibri"/>
          <w:sz w:val="22"/>
          <w:szCs w:val="22"/>
        </w:rPr>
      </w:pPr>
      <w:r>
        <w:rPr>
          <w:rStyle w:val="Strong"/>
          <w:rFonts w:ascii="Calibri" w:hAnsi="Calibri" w:cs="Calibri"/>
          <w:sz w:val="22"/>
          <w:szCs w:val="22"/>
        </w:rPr>
        <w:t>4. Do I need to be physically present to open a savings account?</w:t>
      </w:r>
      <w:r>
        <w:rPr>
          <w:rFonts w:ascii="Calibri" w:hAnsi="Calibri" w:cs="Calibri"/>
          <w:sz w:val="22"/>
          <w:szCs w:val="22"/>
        </w:rPr>
        <w:br/>
        <w:t xml:space="preserve">You </w:t>
      </w:r>
      <w:r w:rsidR="003B6992">
        <w:rPr>
          <w:rFonts w:ascii="Calibri" w:hAnsi="Calibri" w:cs="Calibri"/>
          <w:sz w:val="22"/>
          <w:szCs w:val="22"/>
        </w:rPr>
        <w:t>should be</w:t>
      </w:r>
      <w:r>
        <w:rPr>
          <w:rFonts w:ascii="Calibri" w:hAnsi="Calibri" w:cs="Calibri"/>
          <w:sz w:val="22"/>
          <w:szCs w:val="22"/>
        </w:rPr>
        <w:t xml:space="preserve"> physically present for verification and signing</w:t>
      </w:r>
      <w:r w:rsidR="003B6992">
        <w:rPr>
          <w:rFonts w:ascii="Calibri" w:hAnsi="Calibri" w:cs="Calibri"/>
          <w:sz w:val="22"/>
          <w:szCs w:val="22"/>
        </w:rPr>
        <w:t xml:space="preserve"> if you open the account through a bank branch</w:t>
      </w:r>
      <w:r>
        <w:rPr>
          <w:rFonts w:ascii="Calibri" w:hAnsi="Calibri" w:cs="Calibri"/>
          <w:sz w:val="22"/>
          <w:szCs w:val="22"/>
        </w:rPr>
        <w:t>; however, online or digital account opening is also available.</w:t>
      </w:r>
    </w:p>
    <w:p w14:paraId="6F38AE7E" w14:textId="1C697E72" w:rsidR="00733AB3" w:rsidRDefault="00000000">
      <w:pPr>
        <w:pStyle w:val="NormalWeb"/>
        <w:jc w:val="both"/>
        <w:rPr>
          <w:rFonts w:ascii="Calibri" w:hAnsi="Calibri" w:cs="Calibri"/>
          <w:sz w:val="22"/>
          <w:szCs w:val="22"/>
        </w:rPr>
      </w:pPr>
      <w:r>
        <w:rPr>
          <w:rStyle w:val="Strong"/>
          <w:rFonts w:ascii="Calibri" w:hAnsi="Calibri" w:cs="Calibri"/>
          <w:sz w:val="22"/>
          <w:szCs w:val="22"/>
        </w:rPr>
        <w:t>5. How long does it take to open a savings account?</w:t>
      </w:r>
      <w:r>
        <w:rPr>
          <w:rFonts w:ascii="Calibri" w:hAnsi="Calibri" w:cs="Calibri"/>
          <w:sz w:val="22"/>
          <w:szCs w:val="22"/>
        </w:rPr>
        <w:br/>
        <w:t>Opening a savings account typically takes up to 1–2 working days</w:t>
      </w:r>
      <w:r w:rsidR="004931DF">
        <w:rPr>
          <w:rFonts w:ascii="Calibri" w:hAnsi="Calibri" w:cs="Calibri"/>
          <w:sz w:val="22"/>
          <w:szCs w:val="22"/>
        </w:rPr>
        <w:t xml:space="preserve"> through a branch office and </w:t>
      </w:r>
      <w:r w:rsidR="004D2904">
        <w:rPr>
          <w:rFonts w:ascii="Calibri" w:hAnsi="Calibri" w:cs="Calibri"/>
          <w:sz w:val="22"/>
          <w:szCs w:val="22"/>
        </w:rPr>
        <w:t>it’s</w:t>
      </w:r>
      <w:r w:rsidR="004931DF">
        <w:rPr>
          <w:rFonts w:ascii="Calibri" w:hAnsi="Calibri" w:cs="Calibri"/>
          <w:sz w:val="22"/>
          <w:szCs w:val="22"/>
        </w:rPr>
        <w:t xml:space="preserve"> instant when opened through online platform. </w:t>
      </w:r>
    </w:p>
    <w:p w14:paraId="14CC8405" w14:textId="77777777" w:rsidR="00675D70" w:rsidRDefault="00675D70">
      <w:pPr>
        <w:pStyle w:val="NormalWeb"/>
        <w:jc w:val="both"/>
        <w:rPr>
          <w:rFonts w:ascii="Calibri" w:hAnsi="Calibri" w:cs="Calibri"/>
          <w:sz w:val="22"/>
          <w:szCs w:val="22"/>
        </w:rPr>
      </w:pPr>
    </w:p>
    <w:p w14:paraId="6C8B1474"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lastRenderedPageBreak/>
        <w:t>Account Requirements</w:t>
      </w:r>
    </w:p>
    <w:p w14:paraId="2E9C8992" w14:textId="65305EBC" w:rsidR="00733AB3" w:rsidRDefault="00000000">
      <w:pPr>
        <w:pStyle w:val="NormalWeb"/>
        <w:jc w:val="both"/>
        <w:rPr>
          <w:rFonts w:ascii="Calibri" w:hAnsi="Calibri" w:cs="Calibri"/>
          <w:sz w:val="22"/>
          <w:szCs w:val="22"/>
        </w:rPr>
      </w:pPr>
      <w:r>
        <w:rPr>
          <w:rStyle w:val="Strong"/>
          <w:rFonts w:ascii="Calibri" w:hAnsi="Calibri" w:cs="Calibri"/>
          <w:sz w:val="22"/>
          <w:szCs w:val="22"/>
        </w:rPr>
        <w:t>6. What documents are required to open a savings account?</w:t>
      </w:r>
      <w:r>
        <w:rPr>
          <w:rFonts w:ascii="Calibri" w:hAnsi="Calibri" w:cs="Calibri"/>
          <w:sz w:val="22"/>
          <w:szCs w:val="22"/>
        </w:rPr>
        <w:br/>
        <w:t xml:space="preserve">You need a valid proof of </w:t>
      </w:r>
      <w:r w:rsidR="004931DF">
        <w:rPr>
          <w:rFonts w:ascii="Calibri" w:hAnsi="Calibri" w:cs="Calibri"/>
          <w:sz w:val="22"/>
          <w:szCs w:val="22"/>
        </w:rPr>
        <w:t xml:space="preserve">Identification document issued by </w:t>
      </w:r>
      <w:r w:rsidR="004931DF" w:rsidRPr="000A3F67">
        <w:rPr>
          <w:rStyle w:val="Strong"/>
          <w:rFonts w:ascii="Calibri" w:hAnsi="Calibri" w:cs="Calibri"/>
          <w:b w:val="0"/>
          <w:bCs w:val="0"/>
          <w:sz w:val="22"/>
          <w:szCs w:val="22"/>
        </w:rPr>
        <w:t>Department of Civil Registration &amp; Census of Bhutan and Department of Immigration of Bhutan,</w:t>
      </w:r>
      <w:r>
        <w:rPr>
          <w:rFonts w:ascii="Calibri" w:hAnsi="Calibri" w:cs="Calibri"/>
          <w:sz w:val="22"/>
          <w:szCs w:val="22"/>
        </w:rPr>
        <w:t xml:space="preserve"> address proof, passport-size photographs, and a legal stamp.</w:t>
      </w:r>
    </w:p>
    <w:p w14:paraId="46568160"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 Is there a minimum balance requirement?</w:t>
      </w:r>
      <w:r>
        <w:rPr>
          <w:rFonts w:ascii="Calibri" w:hAnsi="Calibri" w:cs="Calibri"/>
          <w:sz w:val="22"/>
          <w:szCs w:val="22"/>
        </w:rPr>
        <w:br/>
        <w:t>There is no minimum balance requirement, but an initial deposit of Nu. 500.00 is required.</w:t>
      </w:r>
    </w:p>
    <w:p w14:paraId="7FAE29D2"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8. Is there any account opening fee?</w:t>
      </w:r>
      <w:r>
        <w:rPr>
          <w:rFonts w:ascii="Calibri" w:hAnsi="Calibri" w:cs="Calibri"/>
          <w:sz w:val="22"/>
          <w:szCs w:val="22"/>
        </w:rPr>
        <w:br/>
        <w:t>There is no fee for opening a savings account.</w:t>
      </w:r>
    </w:p>
    <w:p w14:paraId="57875759" w14:textId="77777777" w:rsidR="00733AB3" w:rsidDel="00D1296D" w:rsidRDefault="00000000">
      <w:pPr>
        <w:pStyle w:val="NormalWeb"/>
        <w:jc w:val="both"/>
        <w:rPr>
          <w:del w:id="0" w:author="Dawa Dekar" w:date="2026-05-06T12:32:00Z" w16du:dateUtc="2026-05-06T06:32:00Z"/>
          <w:rFonts w:ascii="Calibri" w:hAnsi="Calibri" w:cs="Calibri"/>
          <w:sz w:val="22"/>
          <w:szCs w:val="22"/>
        </w:rPr>
      </w:pPr>
      <w:r>
        <w:rPr>
          <w:rStyle w:val="Strong"/>
          <w:rFonts w:ascii="Calibri" w:hAnsi="Calibri" w:cs="Calibri"/>
          <w:sz w:val="22"/>
          <w:szCs w:val="22"/>
        </w:rPr>
        <w:t>9. Can minors open a savings account?</w:t>
      </w:r>
      <w:r>
        <w:rPr>
          <w:rFonts w:ascii="Calibri" w:hAnsi="Calibri" w:cs="Calibri"/>
          <w:sz w:val="22"/>
          <w:szCs w:val="22"/>
        </w:rPr>
        <w:br/>
        <w:t>Yes, minors can open a savings account with a parent or legal guardian.</w:t>
      </w:r>
    </w:p>
    <w:p w14:paraId="238B3854" w14:textId="77777777" w:rsidR="00733AB3" w:rsidRDefault="00733AB3">
      <w:pPr>
        <w:jc w:val="both"/>
        <w:rPr>
          <w:rFonts w:ascii="Calibri" w:hAnsi="Calibri" w:cs="Calibri"/>
          <w:sz w:val="22"/>
          <w:szCs w:val="22"/>
        </w:rPr>
      </w:pPr>
    </w:p>
    <w:p w14:paraId="2EFCA883"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Account Features</w:t>
      </w:r>
    </w:p>
    <w:p w14:paraId="2DD973B2"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10. What services are available with a savings account?</w:t>
      </w:r>
      <w:r>
        <w:rPr>
          <w:rFonts w:ascii="Calibri" w:hAnsi="Calibri" w:cs="Calibri"/>
          <w:sz w:val="22"/>
          <w:szCs w:val="22"/>
        </w:rPr>
        <w:br/>
        <w:t>A savings account offers deposits and withdrawals, fund transfers, bill payments, ATM access, and mobile and internet banking services.</w:t>
      </w:r>
    </w:p>
    <w:p w14:paraId="0A383FCB"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11. Will I receive a debit card with my savings account?</w:t>
      </w:r>
      <w:r>
        <w:rPr>
          <w:rFonts w:ascii="Calibri" w:hAnsi="Calibri" w:cs="Calibri"/>
          <w:sz w:val="22"/>
          <w:szCs w:val="22"/>
        </w:rPr>
        <w:br/>
        <w:t>Yes, you will receive a debit card with your savings account.</w:t>
      </w:r>
    </w:p>
    <w:p w14:paraId="2AF41734"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12. Can I access my account online?</w:t>
      </w:r>
      <w:r>
        <w:rPr>
          <w:rFonts w:ascii="Calibri" w:hAnsi="Calibri" w:cs="Calibri"/>
          <w:sz w:val="22"/>
          <w:szCs w:val="22"/>
        </w:rPr>
        <w:br/>
        <w:t>Yes, you can access your account through mobile (</w:t>
      </w:r>
      <w:proofErr w:type="spellStart"/>
      <w:r>
        <w:rPr>
          <w:rFonts w:ascii="Calibri" w:hAnsi="Calibri" w:cs="Calibri"/>
          <w:sz w:val="22"/>
          <w:szCs w:val="22"/>
        </w:rPr>
        <w:t>mBOB</w:t>
      </w:r>
      <w:proofErr w:type="spellEnd"/>
      <w:r>
        <w:rPr>
          <w:rFonts w:ascii="Calibri" w:hAnsi="Calibri" w:cs="Calibri"/>
          <w:sz w:val="22"/>
          <w:szCs w:val="22"/>
        </w:rPr>
        <w:t>) or internet banking.</w:t>
      </w:r>
    </w:p>
    <w:p w14:paraId="712AF22A"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13. Can I have a joint savings account?</w:t>
      </w:r>
      <w:r>
        <w:rPr>
          <w:rFonts w:ascii="Calibri" w:hAnsi="Calibri" w:cs="Calibri"/>
          <w:sz w:val="22"/>
          <w:szCs w:val="22"/>
        </w:rPr>
        <w:br/>
        <w:t>Yes, you can open a joint savings account with another person.</w:t>
      </w:r>
    </w:p>
    <w:p w14:paraId="17993204"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Interest and Charges</w:t>
      </w:r>
    </w:p>
    <w:p w14:paraId="6B208790"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14. Will I earn interest in my savings account?</w:t>
      </w:r>
      <w:r>
        <w:rPr>
          <w:rFonts w:ascii="Calibri" w:hAnsi="Calibri" w:cs="Calibri"/>
          <w:sz w:val="22"/>
          <w:szCs w:val="22"/>
        </w:rPr>
        <w:br/>
        <w:t>Yes, you will earn interest of 4.5% on your account balance.</w:t>
      </w:r>
    </w:p>
    <w:p w14:paraId="59FD7D6C" w14:textId="300A5028" w:rsidR="00733AB3" w:rsidRDefault="00000000">
      <w:pPr>
        <w:pStyle w:val="NormalWeb"/>
        <w:jc w:val="both"/>
        <w:rPr>
          <w:rFonts w:ascii="Calibri" w:hAnsi="Calibri" w:cs="Calibri"/>
          <w:sz w:val="22"/>
          <w:szCs w:val="22"/>
        </w:rPr>
      </w:pPr>
      <w:r>
        <w:rPr>
          <w:rStyle w:val="Strong"/>
          <w:rFonts w:ascii="Calibri" w:hAnsi="Calibri" w:cs="Calibri"/>
          <w:sz w:val="22"/>
          <w:szCs w:val="22"/>
        </w:rPr>
        <w:t>15. How is interest calculated on savings accounts?</w:t>
      </w:r>
      <w:r>
        <w:rPr>
          <w:rFonts w:ascii="Calibri" w:hAnsi="Calibri" w:cs="Calibri"/>
          <w:sz w:val="22"/>
          <w:szCs w:val="22"/>
        </w:rPr>
        <w:br/>
        <w:t xml:space="preserve">Interest is usually calculated </w:t>
      </w:r>
      <w:r w:rsidR="00A74351">
        <w:rPr>
          <w:rFonts w:ascii="Calibri" w:hAnsi="Calibri" w:cs="Calibri"/>
          <w:sz w:val="22"/>
          <w:szCs w:val="22"/>
        </w:rPr>
        <w:t xml:space="preserve">on </w:t>
      </w:r>
      <w:r>
        <w:rPr>
          <w:rFonts w:ascii="Calibri" w:hAnsi="Calibri" w:cs="Calibri"/>
          <w:sz w:val="22"/>
          <w:szCs w:val="22"/>
        </w:rPr>
        <w:t>daily</w:t>
      </w:r>
      <w:r w:rsidR="00A74351">
        <w:rPr>
          <w:rFonts w:ascii="Calibri" w:hAnsi="Calibri" w:cs="Calibri"/>
          <w:sz w:val="22"/>
          <w:szCs w:val="22"/>
        </w:rPr>
        <w:t xml:space="preserve"> product</w:t>
      </w:r>
      <w:r>
        <w:rPr>
          <w:rFonts w:ascii="Calibri" w:hAnsi="Calibri" w:cs="Calibri"/>
          <w:sz w:val="22"/>
          <w:szCs w:val="22"/>
        </w:rPr>
        <w:t xml:space="preserve"> and paid monthly.</w:t>
      </w:r>
    </w:p>
    <w:p w14:paraId="6CC17777"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16. Are there any maintenance charges?</w:t>
      </w:r>
      <w:r>
        <w:rPr>
          <w:rFonts w:ascii="Calibri" w:hAnsi="Calibri" w:cs="Calibri"/>
          <w:sz w:val="22"/>
          <w:szCs w:val="22"/>
        </w:rPr>
        <w:br/>
        <w:t>Yes, a maintenance charge of Nu. 150 is applied annually and is recovered biannually in June and December.</w:t>
      </w:r>
    </w:p>
    <w:p w14:paraId="55110B43"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17. Are there penalties for not maintaining a minimum balance?</w:t>
      </w:r>
      <w:r>
        <w:rPr>
          <w:rFonts w:ascii="Calibri" w:hAnsi="Calibri" w:cs="Calibri"/>
          <w:sz w:val="22"/>
          <w:szCs w:val="22"/>
        </w:rPr>
        <w:br/>
        <w:t>No, there are no penalties for not maintaining a minimum balance.</w:t>
      </w:r>
    </w:p>
    <w:p w14:paraId="09E9ECEC"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lastRenderedPageBreak/>
        <w:t>Transactions and Limits</w:t>
      </w:r>
    </w:p>
    <w:p w14:paraId="6E32DC91"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18. What are the withdrawal limits for savings accounts?</w:t>
      </w:r>
      <w:r>
        <w:rPr>
          <w:rFonts w:ascii="Calibri" w:hAnsi="Calibri" w:cs="Calibri"/>
          <w:sz w:val="22"/>
          <w:szCs w:val="22"/>
        </w:rPr>
        <w:br/>
        <w:t>There are no limits for over-the-counter withdrawals at the branch, but daily ATM limits apply.</w:t>
      </w:r>
    </w:p>
    <w:p w14:paraId="3044A7C7"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19. Can I transfer funds from my savings account?</w:t>
      </w:r>
      <w:r>
        <w:rPr>
          <w:rFonts w:ascii="Calibri" w:hAnsi="Calibri" w:cs="Calibri"/>
          <w:sz w:val="22"/>
          <w:szCs w:val="22"/>
        </w:rPr>
        <w:br/>
        <w:t>Yes, you can transfer funds online, via mobile banking (</w:t>
      </w:r>
      <w:proofErr w:type="spellStart"/>
      <w:r>
        <w:rPr>
          <w:rFonts w:ascii="Calibri" w:hAnsi="Calibri" w:cs="Calibri"/>
          <w:sz w:val="22"/>
          <w:szCs w:val="22"/>
        </w:rPr>
        <w:t>mBOB</w:t>
      </w:r>
      <w:proofErr w:type="spellEnd"/>
      <w:r>
        <w:rPr>
          <w:rFonts w:ascii="Calibri" w:hAnsi="Calibri" w:cs="Calibri"/>
          <w:sz w:val="22"/>
          <w:szCs w:val="22"/>
        </w:rPr>
        <w:t>), or from a branch.</w:t>
      </w:r>
    </w:p>
    <w:p w14:paraId="54E555EF" w14:textId="4794D04D" w:rsidR="00733AB3" w:rsidRDefault="00000000">
      <w:pPr>
        <w:pStyle w:val="NormalWeb"/>
        <w:jc w:val="both"/>
        <w:rPr>
          <w:rFonts w:ascii="Calibri" w:hAnsi="Calibri" w:cs="Calibri"/>
          <w:sz w:val="22"/>
          <w:szCs w:val="22"/>
        </w:rPr>
      </w:pPr>
      <w:r>
        <w:rPr>
          <w:rStyle w:val="Strong"/>
          <w:rFonts w:ascii="Calibri" w:hAnsi="Calibri" w:cs="Calibri"/>
          <w:sz w:val="22"/>
          <w:szCs w:val="22"/>
        </w:rPr>
        <w:t>20. Are there limits on online transactions?</w:t>
      </w:r>
      <w:r>
        <w:rPr>
          <w:rFonts w:ascii="Calibri" w:hAnsi="Calibri" w:cs="Calibri"/>
          <w:sz w:val="22"/>
          <w:szCs w:val="22"/>
        </w:rPr>
        <w:br/>
        <w:t xml:space="preserve">Yes, daily transfer limits apply, including limits set within </w:t>
      </w:r>
      <w:proofErr w:type="spellStart"/>
      <w:r>
        <w:rPr>
          <w:rFonts w:ascii="Calibri" w:hAnsi="Calibri" w:cs="Calibri"/>
          <w:sz w:val="22"/>
          <w:szCs w:val="22"/>
        </w:rPr>
        <w:t>mBoB</w:t>
      </w:r>
      <w:proofErr w:type="spellEnd"/>
      <w:r>
        <w:rPr>
          <w:rFonts w:ascii="Calibri" w:hAnsi="Calibri" w:cs="Calibri"/>
          <w:sz w:val="22"/>
          <w:szCs w:val="22"/>
        </w:rPr>
        <w:t xml:space="preserve"> based on your selection</w:t>
      </w:r>
      <w:r w:rsidR="00A74351">
        <w:rPr>
          <w:rFonts w:ascii="Calibri" w:hAnsi="Calibri" w:cs="Calibri"/>
          <w:sz w:val="22"/>
          <w:szCs w:val="22"/>
        </w:rPr>
        <w:t xml:space="preserve"> of gold, silver and general</w:t>
      </w:r>
      <w:r>
        <w:rPr>
          <w:rFonts w:ascii="Calibri" w:hAnsi="Calibri" w:cs="Calibri"/>
          <w:sz w:val="22"/>
          <w:szCs w:val="22"/>
        </w:rPr>
        <w:t xml:space="preserve"> and up to Nu. 1,000,000.00 per day for transfers to other banks.</w:t>
      </w:r>
    </w:p>
    <w:p w14:paraId="152AB2BC" w14:textId="77EFC24A" w:rsidR="003D6543" w:rsidRPr="00E93466" w:rsidRDefault="00000000" w:rsidP="000A3F67">
      <w:pPr>
        <w:pStyle w:val="NormalWeb"/>
        <w:jc w:val="both"/>
        <w:rPr>
          <w:rFonts w:ascii="Calibri" w:hAnsi="Calibri" w:cs="Calibri"/>
          <w:sz w:val="22"/>
          <w:szCs w:val="22"/>
        </w:rPr>
      </w:pPr>
      <w:r>
        <w:rPr>
          <w:rStyle w:val="Strong"/>
          <w:rFonts w:ascii="Calibri" w:hAnsi="Calibri" w:cs="Calibri"/>
          <w:sz w:val="22"/>
          <w:szCs w:val="22"/>
        </w:rPr>
        <w:t>21. Can I deposit cash into my savings account anytime?</w:t>
      </w:r>
      <w:r>
        <w:rPr>
          <w:rFonts w:ascii="Calibri" w:hAnsi="Calibri" w:cs="Calibri"/>
          <w:sz w:val="22"/>
          <w:szCs w:val="22"/>
        </w:rPr>
        <w:br/>
        <w:t>Yes, you can deposit cash during office hours</w:t>
      </w:r>
      <w:r w:rsidR="00A74351">
        <w:rPr>
          <w:rFonts w:ascii="Calibri" w:hAnsi="Calibri" w:cs="Calibri"/>
          <w:sz w:val="22"/>
          <w:szCs w:val="22"/>
        </w:rPr>
        <w:t xml:space="preserve"> through branch office</w:t>
      </w:r>
      <w:r>
        <w:rPr>
          <w:rFonts w:ascii="Calibri" w:hAnsi="Calibri" w:cs="Calibri"/>
          <w:sz w:val="22"/>
          <w:szCs w:val="22"/>
        </w:rPr>
        <w:t xml:space="preserve"> or anytime using a Cash Deposit Machine</w:t>
      </w:r>
      <w:del w:id="1" w:author="Dawa Dekar" w:date="2026-05-06T12:22:00Z" w16du:dateUtc="2026-05-06T06:22:00Z">
        <w:r w:rsidDel="003D6543">
          <w:rPr>
            <w:rFonts w:ascii="Calibri" w:hAnsi="Calibri" w:cs="Calibri"/>
            <w:sz w:val="22"/>
            <w:szCs w:val="22"/>
          </w:rPr>
          <w:delText>.</w:delText>
        </w:r>
      </w:del>
    </w:p>
    <w:p w14:paraId="5EFB7C18"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Account Management</w:t>
      </w:r>
    </w:p>
    <w:p w14:paraId="70D4896B" w14:textId="41BC8BA3" w:rsidR="00733AB3" w:rsidRDefault="00000000">
      <w:pPr>
        <w:pStyle w:val="NormalWeb"/>
        <w:jc w:val="both"/>
        <w:rPr>
          <w:rFonts w:ascii="Calibri" w:hAnsi="Calibri" w:cs="Calibri"/>
          <w:sz w:val="22"/>
          <w:szCs w:val="22"/>
        </w:rPr>
      </w:pPr>
      <w:r>
        <w:rPr>
          <w:rStyle w:val="Strong"/>
          <w:rFonts w:ascii="Calibri" w:hAnsi="Calibri" w:cs="Calibri"/>
          <w:sz w:val="22"/>
          <w:szCs w:val="22"/>
        </w:rPr>
        <w:t>22. How can I update my personal details?</w:t>
      </w:r>
      <w:r>
        <w:rPr>
          <w:rFonts w:ascii="Calibri" w:hAnsi="Calibri" w:cs="Calibri"/>
          <w:sz w:val="22"/>
          <w:szCs w:val="22"/>
        </w:rPr>
        <w:br/>
        <w:t xml:space="preserve">You can update your personal details by visiting a branch and Bhutanese living abroad can submit signed forms with valid </w:t>
      </w:r>
      <w:r w:rsidR="00A74351">
        <w:rPr>
          <w:rFonts w:ascii="Calibri" w:hAnsi="Calibri" w:cs="Calibri"/>
          <w:sz w:val="22"/>
          <w:szCs w:val="22"/>
        </w:rPr>
        <w:t>ID via</w:t>
      </w:r>
      <w:r>
        <w:rPr>
          <w:rFonts w:ascii="Calibri" w:hAnsi="Calibri" w:cs="Calibri"/>
          <w:sz w:val="22"/>
          <w:szCs w:val="22"/>
        </w:rPr>
        <w:t xml:space="preserve"> email to update@bob.bt.</w:t>
      </w:r>
    </w:p>
    <w:p w14:paraId="24A8D2DF"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23. How can I check my account balance?</w:t>
      </w:r>
      <w:r>
        <w:rPr>
          <w:rFonts w:ascii="Calibri" w:hAnsi="Calibri" w:cs="Calibri"/>
          <w:sz w:val="22"/>
          <w:szCs w:val="22"/>
        </w:rPr>
        <w:br/>
        <w:t>You can check your balance through the mobile app, ATM, internet banking, or from a branch.</w:t>
      </w:r>
    </w:p>
    <w:p w14:paraId="43BF4B1D" w14:textId="43FD9761" w:rsidR="003D6543" w:rsidRDefault="00000000">
      <w:pPr>
        <w:pStyle w:val="NormalWeb"/>
        <w:jc w:val="both"/>
        <w:rPr>
          <w:rFonts w:ascii="Calibri" w:hAnsi="Calibri" w:cs="Calibri"/>
          <w:sz w:val="22"/>
          <w:szCs w:val="22"/>
        </w:rPr>
      </w:pPr>
      <w:r>
        <w:rPr>
          <w:rStyle w:val="Strong"/>
          <w:rFonts w:ascii="Calibri" w:hAnsi="Calibri" w:cs="Calibri"/>
          <w:sz w:val="22"/>
          <w:szCs w:val="22"/>
        </w:rPr>
        <w:t>24. How can I get my account statement?</w:t>
      </w:r>
      <w:r>
        <w:rPr>
          <w:rFonts w:ascii="Calibri" w:hAnsi="Calibri" w:cs="Calibri"/>
          <w:sz w:val="22"/>
          <w:szCs w:val="22"/>
        </w:rPr>
        <w:br/>
        <w:t xml:space="preserve">You can download your account statement via </w:t>
      </w:r>
      <w:proofErr w:type="spellStart"/>
      <w:r>
        <w:rPr>
          <w:rFonts w:ascii="Calibri" w:hAnsi="Calibri" w:cs="Calibri"/>
          <w:sz w:val="22"/>
          <w:szCs w:val="22"/>
        </w:rPr>
        <w:t>mBoB</w:t>
      </w:r>
      <w:proofErr w:type="spellEnd"/>
      <w:r>
        <w:rPr>
          <w:rFonts w:ascii="Calibri" w:hAnsi="Calibri" w:cs="Calibri"/>
          <w:sz w:val="22"/>
          <w:szCs w:val="22"/>
        </w:rPr>
        <w:t xml:space="preserve"> or internet </w:t>
      </w:r>
      <w:r w:rsidR="003D6543">
        <w:rPr>
          <w:rFonts w:ascii="Calibri" w:hAnsi="Calibri" w:cs="Calibri"/>
          <w:sz w:val="22"/>
          <w:szCs w:val="22"/>
        </w:rPr>
        <w:t>banking or</w:t>
      </w:r>
      <w:r>
        <w:rPr>
          <w:rFonts w:ascii="Calibri" w:hAnsi="Calibri" w:cs="Calibri"/>
          <w:sz w:val="22"/>
          <w:szCs w:val="22"/>
        </w:rPr>
        <w:t xml:space="preserve"> request it at a branch or submit the bank statement request form via email to </w:t>
      </w:r>
      <w:hyperlink r:id="rId10" w:history="1">
        <w:r w:rsidR="00733AB3">
          <w:rPr>
            <w:rStyle w:val="Hyperlink"/>
            <w:rFonts w:ascii="Calibri" w:hAnsi="Calibri" w:cs="Calibri"/>
            <w:sz w:val="22"/>
            <w:szCs w:val="22"/>
          </w:rPr>
          <w:t>operations@bob.bt</w:t>
        </w:r>
      </w:hyperlink>
      <w:r>
        <w:rPr>
          <w:rFonts w:ascii="Calibri" w:hAnsi="Calibri" w:cs="Calibri"/>
          <w:sz w:val="22"/>
          <w:szCs w:val="22"/>
        </w:rPr>
        <w:t>.</w:t>
      </w:r>
    </w:p>
    <w:p w14:paraId="6F4CB9AA"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Account Closure</w:t>
      </w:r>
    </w:p>
    <w:p w14:paraId="6D7B90D6"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25. How can I close my savings account?</w:t>
      </w:r>
      <w:r>
        <w:rPr>
          <w:rFonts w:ascii="Calibri" w:hAnsi="Calibri" w:cs="Calibri"/>
          <w:sz w:val="22"/>
          <w:szCs w:val="22"/>
        </w:rPr>
        <w:br/>
        <w:t>You can close your account by visiting a branch and submitting a closure request, or by emailing a signed account closure form to operations@bob.bt if you are living abroad.</w:t>
      </w:r>
    </w:p>
    <w:p w14:paraId="3870591B"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26. Is there any fee for closing a savings account?</w:t>
      </w:r>
      <w:r>
        <w:rPr>
          <w:rFonts w:ascii="Calibri" w:hAnsi="Calibri" w:cs="Calibri"/>
          <w:sz w:val="22"/>
          <w:szCs w:val="22"/>
        </w:rPr>
        <w:br/>
        <w:t>There is no fee for closing a savings account.</w:t>
      </w:r>
    </w:p>
    <w:p w14:paraId="491721EC"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27. How long does it take to close the account?</w:t>
      </w:r>
      <w:r>
        <w:rPr>
          <w:rFonts w:ascii="Calibri" w:hAnsi="Calibri" w:cs="Calibri"/>
          <w:sz w:val="22"/>
          <w:szCs w:val="22"/>
        </w:rPr>
        <w:br/>
        <w:t>Closing a savings account typically takes up to 1–2 working days.</w:t>
      </w:r>
    </w:p>
    <w:p w14:paraId="177D2EA8" w14:textId="77777777" w:rsidR="00733AB3" w:rsidRDefault="00000000">
      <w:pPr>
        <w:pStyle w:val="Heading2"/>
        <w:jc w:val="both"/>
        <w:rPr>
          <w:rFonts w:ascii="Calibri" w:hAnsi="Calibri" w:cs="Calibri" w:hint="default"/>
          <w:sz w:val="22"/>
          <w:szCs w:val="22"/>
        </w:rPr>
      </w:pPr>
      <w:r>
        <w:rPr>
          <w:rFonts w:ascii="Calibri" w:hAnsi="Calibri" w:cs="Calibri" w:hint="default"/>
          <w:sz w:val="22"/>
          <w:szCs w:val="22"/>
        </w:rPr>
        <w:t>• Current Account</w:t>
      </w:r>
    </w:p>
    <w:p w14:paraId="3873A74B"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General Questions</w:t>
      </w:r>
    </w:p>
    <w:p w14:paraId="47E5ADEE" w14:textId="1EEB6531" w:rsidR="00733AB3" w:rsidRDefault="00000000">
      <w:pPr>
        <w:pStyle w:val="NormalWeb"/>
        <w:jc w:val="both"/>
        <w:rPr>
          <w:rFonts w:ascii="Calibri" w:hAnsi="Calibri" w:cs="Calibri"/>
          <w:sz w:val="22"/>
          <w:szCs w:val="22"/>
        </w:rPr>
      </w:pPr>
      <w:r>
        <w:rPr>
          <w:rStyle w:val="Strong"/>
          <w:rFonts w:ascii="Calibri" w:hAnsi="Calibri" w:cs="Calibri"/>
          <w:sz w:val="22"/>
          <w:szCs w:val="22"/>
        </w:rPr>
        <w:lastRenderedPageBreak/>
        <w:t>28. Who can open a current account?</w:t>
      </w:r>
      <w:r>
        <w:rPr>
          <w:rFonts w:ascii="Calibri" w:hAnsi="Calibri" w:cs="Calibri"/>
          <w:sz w:val="22"/>
          <w:szCs w:val="22"/>
        </w:rPr>
        <w:br/>
        <w:t xml:space="preserve">Businesses, companies, firms, sole proprietors, traders, CSOs, NGOs, </w:t>
      </w:r>
      <w:r w:rsidR="00A74351">
        <w:rPr>
          <w:rFonts w:ascii="Calibri" w:hAnsi="Calibri" w:cs="Calibri"/>
          <w:sz w:val="22"/>
          <w:szCs w:val="22"/>
        </w:rPr>
        <w:t>holding a valid Trade license issued by the</w:t>
      </w:r>
      <w:r w:rsidR="005247A2" w:rsidRPr="005247A2">
        <w:t xml:space="preserve"> </w:t>
      </w:r>
      <w:r w:rsidR="005247A2" w:rsidRPr="005247A2">
        <w:rPr>
          <w:rFonts w:ascii="Calibri" w:hAnsi="Calibri" w:cs="Calibri"/>
          <w:sz w:val="22"/>
          <w:szCs w:val="22"/>
        </w:rPr>
        <w:t>Ministry of Industry, Commerce &amp; Employment</w:t>
      </w:r>
      <w:r w:rsidR="005247A2">
        <w:rPr>
          <w:rFonts w:ascii="Calibri" w:hAnsi="Calibri" w:cs="Calibri"/>
          <w:sz w:val="22"/>
          <w:szCs w:val="22"/>
        </w:rPr>
        <w:t>, Bhutan</w:t>
      </w:r>
      <w:r w:rsidR="00A74351">
        <w:rPr>
          <w:rFonts w:ascii="Calibri" w:hAnsi="Calibri" w:cs="Calibri"/>
          <w:sz w:val="22"/>
          <w:szCs w:val="22"/>
        </w:rPr>
        <w:t xml:space="preserve"> </w:t>
      </w:r>
      <w:r w:rsidR="005247A2">
        <w:rPr>
          <w:rFonts w:ascii="Calibri" w:hAnsi="Calibri" w:cs="Calibri"/>
          <w:sz w:val="22"/>
          <w:szCs w:val="22"/>
        </w:rPr>
        <w:t xml:space="preserve">&amp; an individual </w:t>
      </w:r>
      <w:r>
        <w:rPr>
          <w:rFonts w:ascii="Calibri" w:hAnsi="Calibri" w:cs="Calibri"/>
          <w:sz w:val="22"/>
          <w:szCs w:val="22"/>
        </w:rPr>
        <w:t>can open a current account.</w:t>
      </w:r>
    </w:p>
    <w:p w14:paraId="514E5A74"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29. How can I apply for a current account?</w:t>
      </w:r>
      <w:r>
        <w:rPr>
          <w:rFonts w:ascii="Calibri" w:hAnsi="Calibri" w:cs="Calibri"/>
          <w:sz w:val="22"/>
          <w:szCs w:val="22"/>
        </w:rPr>
        <w:br/>
        <w:t>You can apply by visiting a bank branch, filling out the application form, and submitting the required documents.</w:t>
      </w:r>
    </w:p>
    <w:p w14:paraId="45F0E98F"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30. Where can I access the account opening forms and checklist?</w:t>
      </w:r>
      <w:r>
        <w:rPr>
          <w:rFonts w:ascii="Calibri" w:hAnsi="Calibri" w:cs="Calibri"/>
          <w:sz w:val="22"/>
          <w:szCs w:val="22"/>
        </w:rPr>
        <w:br/>
        <w:t xml:space="preserve">You can access them at a bank branch or on the bank’s website ( </w:t>
      </w:r>
      <w:hyperlink r:id="rId11" w:history="1">
        <w:r w:rsidR="00733AB3">
          <w:rPr>
            <w:rStyle w:val="Hyperlink"/>
            <w:rFonts w:ascii="Calibri" w:hAnsi="Calibri"/>
            <w:sz w:val="22"/>
            <w:szCs w:val="22"/>
          </w:rPr>
          <w:t>https://www.bob.bt/business-banking/deposits-business/</w:t>
        </w:r>
      </w:hyperlink>
      <w:r>
        <w:rPr>
          <w:rFonts w:ascii="Calibri" w:hAnsi="Calibri"/>
          <w:sz w:val="22"/>
          <w:szCs w:val="22"/>
        </w:rPr>
        <w:t xml:space="preserve"> )</w:t>
      </w:r>
      <w:r>
        <w:rPr>
          <w:rFonts w:ascii="Calibri" w:hAnsi="Calibri" w:cs="Calibri"/>
          <w:sz w:val="22"/>
          <w:szCs w:val="22"/>
        </w:rPr>
        <w:t>.</w:t>
      </w:r>
    </w:p>
    <w:p w14:paraId="463CEF7C" w14:textId="74AFF799" w:rsidR="00733AB3" w:rsidRDefault="00000000">
      <w:pPr>
        <w:pStyle w:val="NormalWeb"/>
        <w:jc w:val="both"/>
        <w:rPr>
          <w:rFonts w:ascii="Calibri" w:hAnsi="Calibri" w:cs="Calibri"/>
          <w:sz w:val="22"/>
          <w:szCs w:val="22"/>
        </w:rPr>
      </w:pPr>
      <w:r>
        <w:rPr>
          <w:rStyle w:val="Strong"/>
          <w:rFonts w:ascii="Calibri" w:hAnsi="Calibri" w:cs="Calibri"/>
          <w:sz w:val="22"/>
          <w:szCs w:val="22"/>
        </w:rPr>
        <w:t>31. Do I need to be physically present to open a current account?</w:t>
      </w:r>
      <w:r>
        <w:rPr>
          <w:rFonts w:ascii="Calibri" w:hAnsi="Calibri" w:cs="Calibri"/>
          <w:sz w:val="22"/>
          <w:szCs w:val="22"/>
        </w:rPr>
        <w:br/>
        <w:t xml:space="preserve">Yes, you are </w:t>
      </w:r>
      <w:r w:rsidR="005247A2">
        <w:rPr>
          <w:rFonts w:ascii="Calibri" w:hAnsi="Calibri" w:cs="Calibri"/>
          <w:sz w:val="22"/>
          <w:szCs w:val="22"/>
        </w:rPr>
        <w:t>required</w:t>
      </w:r>
      <w:ins w:id="2" w:author="Lhakey C. Tshering" w:date="2026-05-05T11:58:00Z" w16du:dateUtc="2026-05-05T05:58:00Z">
        <w:r w:rsidR="005247A2">
          <w:rPr>
            <w:rFonts w:ascii="Calibri" w:hAnsi="Calibri" w:cs="Calibri"/>
            <w:sz w:val="22"/>
            <w:szCs w:val="22"/>
          </w:rPr>
          <w:t xml:space="preserve"> </w:t>
        </w:r>
      </w:ins>
      <w:r>
        <w:rPr>
          <w:rFonts w:ascii="Calibri" w:hAnsi="Calibri" w:cs="Calibri"/>
          <w:sz w:val="22"/>
          <w:szCs w:val="22"/>
        </w:rPr>
        <w:t>to be physically present for verification and signing.</w:t>
      </w:r>
    </w:p>
    <w:p w14:paraId="2ABC4E67"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32. How long does it take to open a current account?</w:t>
      </w:r>
      <w:r>
        <w:rPr>
          <w:rFonts w:ascii="Calibri" w:hAnsi="Calibri" w:cs="Calibri"/>
          <w:sz w:val="22"/>
          <w:szCs w:val="22"/>
        </w:rPr>
        <w:br/>
        <w:t>Opening a current account typically takes the same day or up to 1–2 working days, depending on document verification.</w:t>
      </w:r>
    </w:p>
    <w:p w14:paraId="15187D8B"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Account Requirements</w:t>
      </w:r>
    </w:p>
    <w:p w14:paraId="6794F2D8"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33. What documents are required to open a current account?</w:t>
      </w:r>
      <w:r>
        <w:rPr>
          <w:rFonts w:ascii="Calibri" w:hAnsi="Calibri" w:cs="Calibri"/>
          <w:sz w:val="22"/>
          <w:szCs w:val="22"/>
        </w:rPr>
        <w:br/>
        <w:t>You need a business registration or license, ID proof of the owner or signatories, board resolution, Memorandum &amp; Article of Association, passport-size photographs, and Latest financial returns or projected income.</w:t>
      </w:r>
    </w:p>
    <w:p w14:paraId="58352EE5"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34. Is there a minimum balance requirement?</w:t>
      </w:r>
      <w:r>
        <w:rPr>
          <w:rFonts w:ascii="Calibri" w:hAnsi="Calibri" w:cs="Calibri"/>
          <w:sz w:val="22"/>
          <w:szCs w:val="22"/>
        </w:rPr>
        <w:br/>
        <w:t>There is no minimum balance requirement, but an initial deposit of Nu. 1,000.00 is required.</w:t>
      </w:r>
    </w:p>
    <w:p w14:paraId="0B54ECA6"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Account Features</w:t>
      </w:r>
    </w:p>
    <w:p w14:paraId="54074D88"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35. What services are available with a current account?</w:t>
      </w:r>
      <w:r>
        <w:rPr>
          <w:rFonts w:ascii="Calibri" w:hAnsi="Calibri" w:cs="Calibri"/>
          <w:sz w:val="22"/>
          <w:szCs w:val="22"/>
        </w:rPr>
        <w:br/>
        <w:t>A current account provides deposits and withdrawals, cheque facilities, and fund transfers.</w:t>
      </w:r>
    </w:p>
    <w:p w14:paraId="37364135" w14:textId="21EED5F7" w:rsidR="00733AB3" w:rsidRDefault="00000000">
      <w:pPr>
        <w:pStyle w:val="NormalWeb"/>
        <w:jc w:val="both"/>
        <w:rPr>
          <w:rFonts w:ascii="Calibri" w:hAnsi="Calibri" w:cs="Calibri"/>
          <w:sz w:val="22"/>
          <w:szCs w:val="22"/>
        </w:rPr>
      </w:pPr>
      <w:r>
        <w:rPr>
          <w:rStyle w:val="Strong"/>
          <w:rFonts w:ascii="Calibri" w:hAnsi="Calibri" w:cs="Calibri"/>
          <w:sz w:val="22"/>
          <w:szCs w:val="22"/>
        </w:rPr>
        <w:t>36. Can I access my account online?</w:t>
      </w:r>
      <w:r>
        <w:rPr>
          <w:rFonts w:ascii="Calibri" w:hAnsi="Calibri" w:cs="Calibri"/>
          <w:sz w:val="22"/>
          <w:szCs w:val="22"/>
        </w:rPr>
        <w:br/>
        <w:t xml:space="preserve">Yes, you can access your account through internet </w:t>
      </w:r>
      <w:r w:rsidR="005247A2">
        <w:rPr>
          <w:rFonts w:ascii="Calibri" w:hAnsi="Calibri" w:cs="Calibri"/>
          <w:sz w:val="22"/>
          <w:szCs w:val="22"/>
        </w:rPr>
        <w:t xml:space="preserve">banking </w:t>
      </w:r>
      <w:r>
        <w:rPr>
          <w:rFonts w:ascii="Calibri" w:hAnsi="Calibri" w:cs="Calibri"/>
          <w:sz w:val="22"/>
          <w:szCs w:val="22"/>
        </w:rPr>
        <w:t xml:space="preserve">and </w:t>
      </w:r>
      <w:r w:rsidR="005247A2">
        <w:rPr>
          <w:rFonts w:ascii="Calibri" w:hAnsi="Calibri" w:cs="Calibri"/>
          <w:sz w:val="22"/>
          <w:szCs w:val="22"/>
        </w:rPr>
        <w:t xml:space="preserve">for sole proprietorship can also access through </w:t>
      </w:r>
      <w:r>
        <w:rPr>
          <w:rFonts w:ascii="Calibri" w:hAnsi="Calibri" w:cs="Calibri"/>
          <w:sz w:val="22"/>
          <w:szCs w:val="22"/>
        </w:rPr>
        <w:t>mobile banking</w:t>
      </w:r>
      <w:ins w:id="3" w:author="Lhakey C. Tshering" w:date="2026-05-05T11:58:00Z" w16du:dateUtc="2026-05-05T05:58:00Z">
        <w:r w:rsidR="005247A2">
          <w:rPr>
            <w:rFonts w:ascii="Calibri" w:hAnsi="Calibri" w:cs="Calibri"/>
            <w:sz w:val="22"/>
            <w:szCs w:val="22"/>
          </w:rPr>
          <w:t xml:space="preserve"> </w:t>
        </w:r>
      </w:ins>
      <w:del w:id="4" w:author="Lhakey C. Tshering" w:date="2026-05-05T11:58:00Z" w16du:dateUtc="2026-05-05T05:58:00Z">
        <w:r w:rsidDel="005247A2">
          <w:rPr>
            <w:rFonts w:ascii="Calibri" w:hAnsi="Calibri" w:cs="Calibri"/>
            <w:sz w:val="22"/>
            <w:szCs w:val="22"/>
          </w:rPr>
          <w:delText>.</w:delText>
        </w:r>
      </w:del>
    </w:p>
    <w:p w14:paraId="37707030"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Interest and Charges</w:t>
      </w:r>
    </w:p>
    <w:p w14:paraId="6F8CA46C"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37. Does a current account earn interest?</w:t>
      </w:r>
      <w:r>
        <w:rPr>
          <w:rFonts w:ascii="Calibri" w:hAnsi="Calibri" w:cs="Calibri"/>
          <w:sz w:val="22"/>
          <w:szCs w:val="22"/>
        </w:rPr>
        <w:br/>
        <w:t>A current account usually does not earn interest.</w:t>
      </w:r>
    </w:p>
    <w:p w14:paraId="018CABEA"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38. Are there maintenance charges?</w:t>
      </w:r>
      <w:r>
        <w:rPr>
          <w:rFonts w:ascii="Calibri" w:hAnsi="Calibri" w:cs="Calibri"/>
          <w:sz w:val="22"/>
          <w:szCs w:val="22"/>
        </w:rPr>
        <w:br/>
        <w:t>There are no maintenance charges, but a dormancy fee of Nu. 200 annually may apply.</w:t>
      </w:r>
    </w:p>
    <w:p w14:paraId="489053D5" w14:textId="77777777" w:rsidR="00E93466" w:rsidRDefault="00E93466">
      <w:pPr>
        <w:pStyle w:val="NormalWeb"/>
        <w:jc w:val="both"/>
        <w:rPr>
          <w:rFonts w:ascii="Calibri" w:hAnsi="Calibri" w:cs="Calibri"/>
          <w:sz w:val="22"/>
          <w:szCs w:val="22"/>
        </w:rPr>
      </w:pPr>
    </w:p>
    <w:p w14:paraId="0CABDA0C"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lastRenderedPageBreak/>
        <w:t>Account Management</w:t>
      </w:r>
    </w:p>
    <w:p w14:paraId="37D8AE04"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39. How can I update business details?</w:t>
      </w:r>
      <w:r>
        <w:rPr>
          <w:rFonts w:ascii="Calibri" w:hAnsi="Calibri" w:cs="Calibri"/>
          <w:sz w:val="22"/>
          <w:szCs w:val="22"/>
        </w:rPr>
        <w:br/>
        <w:t>You can update business details by visiting a branch and submitting updated documents, or by emailing customer information update/change forms to update@bob.bt if you are overseas.</w:t>
      </w:r>
    </w:p>
    <w:p w14:paraId="0E98A284"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40. How can I close my current account?</w:t>
      </w:r>
      <w:r>
        <w:rPr>
          <w:rFonts w:ascii="Calibri" w:hAnsi="Calibri" w:cs="Calibri"/>
          <w:sz w:val="22"/>
          <w:szCs w:val="22"/>
        </w:rPr>
        <w:br/>
        <w:t>You can close your account by submitting a closure request at a branch, clearing all dues, and returning the cheque book, and the process usually takes 1–2 working days.</w:t>
      </w:r>
    </w:p>
    <w:p w14:paraId="109F4FAA" w14:textId="77777777" w:rsidR="00733AB3" w:rsidRDefault="00000000">
      <w:pPr>
        <w:pStyle w:val="Heading2"/>
        <w:jc w:val="both"/>
        <w:rPr>
          <w:rFonts w:ascii="Calibri" w:hAnsi="Calibri" w:cs="Calibri" w:hint="default"/>
          <w:sz w:val="22"/>
          <w:szCs w:val="22"/>
        </w:rPr>
      </w:pPr>
      <w:r>
        <w:rPr>
          <w:rFonts w:ascii="Calibri" w:hAnsi="Calibri" w:cs="Calibri" w:hint="default"/>
          <w:sz w:val="22"/>
          <w:szCs w:val="22"/>
        </w:rPr>
        <w:t>• Term Deposits (Fixed &amp; Recurring)</w:t>
      </w:r>
    </w:p>
    <w:p w14:paraId="4ABFD897"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General Questions</w:t>
      </w:r>
    </w:p>
    <w:p w14:paraId="3CE4FCA9"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41. What is a term deposit?</w:t>
      </w:r>
      <w:r>
        <w:rPr>
          <w:rFonts w:ascii="Calibri" w:hAnsi="Calibri" w:cs="Calibri"/>
          <w:sz w:val="22"/>
          <w:szCs w:val="22"/>
        </w:rPr>
        <w:br/>
        <w:t>A term deposit is a savings option where money is deposited for a fixed period and earns higher interest than a regular savings account.</w:t>
      </w:r>
    </w:p>
    <w:p w14:paraId="37BDB723"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42. What types of term deposits are available?</w:t>
      </w:r>
      <w:r>
        <w:rPr>
          <w:rFonts w:ascii="Calibri" w:hAnsi="Calibri" w:cs="Calibri"/>
          <w:sz w:val="22"/>
          <w:szCs w:val="22"/>
        </w:rPr>
        <w:br/>
        <w:t>The available types of term deposits are Fixed Deposits (FD) and Recurring Deposits (RD).</w:t>
      </w:r>
    </w:p>
    <w:p w14:paraId="04278818"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Fixed Deposits (FD)</w:t>
      </w:r>
    </w:p>
    <w:p w14:paraId="7B9CB40B"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43. What is a fixed deposit?</w:t>
      </w:r>
      <w:r>
        <w:rPr>
          <w:rFonts w:ascii="Calibri" w:hAnsi="Calibri" w:cs="Calibri"/>
          <w:sz w:val="22"/>
          <w:szCs w:val="22"/>
        </w:rPr>
        <w:br/>
        <w:t>A fixed deposit is a one-time lump sum investment made for a fixed period that earns a fixed interest rate.</w:t>
      </w:r>
    </w:p>
    <w:p w14:paraId="45B3F418"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44. What is the minimum deposit amount?</w:t>
      </w:r>
      <w:r>
        <w:rPr>
          <w:rFonts w:ascii="Calibri" w:hAnsi="Calibri" w:cs="Calibri"/>
          <w:sz w:val="22"/>
          <w:szCs w:val="22"/>
        </w:rPr>
        <w:br/>
        <w:t>The minimum deposit amount is Nu. 10,000.00.</w:t>
      </w:r>
    </w:p>
    <w:p w14:paraId="23A81E5A"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45. What is the tenure for fixed deposits?</w:t>
      </w:r>
      <w:r>
        <w:rPr>
          <w:rFonts w:ascii="Calibri" w:hAnsi="Calibri" w:cs="Calibri"/>
          <w:sz w:val="22"/>
          <w:szCs w:val="22"/>
        </w:rPr>
        <w:br/>
        <w:t>The tenure ranges from 3 months to 10 years.</w:t>
      </w:r>
    </w:p>
    <w:p w14:paraId="03A1302D" w14:textId="78D0C468" w:rsidR="00733AB3" w:rsidRDefault="00000000">
      <w:pPr>
        <w:pStyle w:val="NormalWeb"/>
        <w:jc w:val="both"/>
        <w:rPr>
          <w:rFonts w:ascii="Calibri" w:hAnsi="Calibri" w:cs="Calibri"/>
          <w:sz w:val="22"/>
          <w:szCs w:val="22"/>
        </w:rPr>
      </w:pPr>
      <w:r>
        <w:rPr>
          <w:rStyle w:val="Strong"/>
          <w:rFonts w:ascii="Calibri" w:hAnsi="Calibri" w:cs="Calibri"/>
          <w:sz w:val="22"/>
          <w:szCs w:val="22"/>
        </w:rPr>
        <w:t>46. Can I withdraw before maturity?</w:t>
      </w:r>
      <w:r>
        <w:rPr>
          <w:rFonts w:ascii="Calibri" w:hAnsi="Calibri" w:cs="Calibri"/>
          <w:sz w:val="22"/>
          <w:szCs w:val="22"/>
        </w:rPr>
        <w:br/>
        <w:t xml:space="preserve">Yes, you can withdraw </w:t>
      </w:r>
      <w:r w:rsidR="005247A2">
        <w:rPr>
          <w:rFonts w:ascii="Calibri" w:hAnsi="Calibri" w:cs="Calibri"/>
          <w:sz w:val="22"/>
          <w:szCs w:val="22"/>
        </w:rPr>
        <w:t xml:space="preserve">either through partial withdrawal or premature withdrawal service: </w:t>
      </w:r>
    </w:p>
    <w:p w14:paraId="1122668F" w14:textId="01885EA5" w:rsidR="005247A2" w:rsidRPr="005247A2" w:rsidRDefault="005247A2" w:rsidP="005247A2">
      <w:pPr>
        <w:pStyle w:val="NormalWeb"/>
        <w:rPr>
          <w:rFonts w:ascii="Calibri" w:hAnsi="Calibri" w:cs="Calibri"/>
          <w:sz w:val="22"/>
          <w:szCs w:val="22"/>
        </w:rPr>
      </w:pPr>
      <w:r>
        <w:rPr>
          <w:rFonts w:ascii="Calibri" w:hAnsi="Calibri" w:cs="Calibri"/>
          <w:b/>
          <w:bCs/>
          <w:sz w:val="22"/>
          <w:szCs w:val="22"/>
        </w:rPr>
        <w:t>P</w:t>
      </w:r>
      <w:r w:rsidRPr="005247A2">
        <w:rPr>
          <w:rFonts w:ascii="Calibri" w:hAnsi="Calibri" w:cs="Calibri"/>
          <w:b/>
          <w:bCs/>
          <w:sz w:val="22"/>
          <w:szCs w:val="22"/>
        </w:rPr>
        <w:t>ARTIAL WITHDRAWAL OF FIXED DEPOSIT</w:t>
      </w:r>
    </w:p>
    <w:p w14:paraId="6FC53AE3" w14:textId="77777777" w:rsidR="005247A2" w:rsidRPr="005247A2" w:rsidRDefault="005247A2" w:rsidP="005247A2">
      <w:pPr>
        <w:pStyle w:val="NormalWeb"/>
        <w:rPr>
          <w:rFonts w:ascii="Calibri" w:hAnsi="Calibri" w:cs="Calibri"/>
          <w:sz w:val="22"/>
          <w:szCs w:val="22"/>
        </w:rPr>
      </w:pPr>
      <w:r w:rsidRPr="005247A2">
        <w:rPr>
          <w:rFonts w:ascii="Calibri" w:hAnsi="Calibri" w:cs="Calibri"/>
          <w:sz w:val="22"/>
          <w:szCs w:val="22"/>
        </w:rPr>
        <w:t>If a customer wants to premature his fixed deposit, the entire fixed deposit need not be broken and he can premature only the amount he requires.</w:t>
      </w:r>
    </w:p>
    <w:p w14:paraId="7C71067B" w14:textId="77777777" w:rsidR="005247A2" w:rsidRPr="005247A2" w:rsidRDefault="005247A2" w:rsidP="005247A2">
      <w:pPr>
        <w:pStyle w:val="NormalWeb"/>
        <w:rPr>
          <w:rFonts w:ascii="Calibri" w:hAnsi="Calibri" w:cs="Calibri"/>
          <w:sz w:val="22"/>
          <w:szCs w:val="22"/>
        </w:rPr>
      </w:pPr>
      <w:r w:rsidRPr="005247A2">
        <w:rPr>
          <w:rFonts w:ascii="Calibri" w:hAnsi="Calibri" w:cs="Calibri"/>
          <w:b/>
          <w:bCs/>
          <w:sz w:val="22"/>
          <w:szCs w:val="22"/>
        </w:rPr>
        <w:t>PREMATURE WITHDRAWAL</w:t>
      </w:r>
    </w:p>
    <w:p w14:paraId="3142C4CC" w14:textId="77777777" w:rsidR="005247A2" w:rsidRDefault="005247A2" w:rsidP="005247A2">
      <w:pPr>
        <w:pStyle w:val="NormalWeb"/>
        <w:rPr>
          <w:rFonts w:ascii="Calibri" w:hAnsi="Calibri" w:cs="Calibri"/>
          <w:sz w:val="22"/>
          <w:szCs w:val="22"/>
        </w:rPr>
      </w:pPr>
      <w:r w:rsidRPr="005247A2">
        <w:rPr>
          <w:rFonts w:ascii="Calibri" w:hAnsi="Calibri" w:cs="Calibri"/>
          <w:sz w:val="22"/>
          <w:szCs w:val="22"/>
        </w:rPr>
        <w:t xml:space="preserve">Fixed deposits can be broken before the maturity date. </w:t>
      </w:r>
    </w:p>
    <w:p w14:paraId="4908C034" w14:textId="41BDA992" w:rsidR="005247A2" w:rsidRPr="005247A2" w:rsidRDefault="005247A2" w:rsidP="000A3F67">
      <w:pPr>
        <w:pStyle w:val="NormalWeb"/>
        <w:rPr>
          <w:rFonts w:ascii="Calibri" w:hAnsi="Calibri" w:cs="Calibri"/>
          <w:sz w:val="22"/>
          <w:szCs w:val="22"/>
        </w:rPr>
      </w:pPr>
      <w:r>
        <w:rPr>
          <w:rFonts w:ascii="Calibri" w:hAnsi="Calibri" w:cs="Calibri"/>
          <w:sz w:val="22"/>
          <w:szCs w:val="22"/>
        </w:rPr>
        <w:t>For both partial withdrawl and premature withdrawal, t</w:t>
      </w:r>
      <w:r w:rsidRPr="005247A2">
        <w:rPr>
          <w:rFonts w:ascii="Calibri" w:hAnsi="Calibri" w:cs="Calibri"/>
          <w:sz w:val="22"/>
          <w:szCs w:val="22"/>
        </w:rPr>
        <w:t>he interest rate will be 1% less than the applicable rate of the contracted year that the fund has been with the bank. However, if the FD is closed before 91 days the customer will not be eligible for interest.</w:t>
      </w:r>
    </w:p>
    <w:p w14:paraId="59C1DAC7"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lastRenderedPageBreak/>
        <w:t>47. How is interest paid?</w:t>
      </w:r>
      <w:r>
        <w:rPr>
          <w:rFonts w:ascii="Calibri" w:hAnsi="Calibri" w:cs="Calibri"/>
          <w:sz w:val="22"/>
          <w:szCs w:val="22"/>
        </w:rPr>
        <w:br/>
        <w:t>Interest is paid monthly, quarterly, yearly, or at maturity, depending on the customer’s choice.</w:t>
      </w:r>
    </w:p>
    <w:p w14:paraId="7CF2F97A" w14:textId="5CA3D2FA" w:rsidR="00733AB3" w:rsidRDefault="00000000">
      <w:pPr>
        <w:pStyle w:val="NormalWeb"/>
        <w:jc w:val="both"/>
        <w:rPr>
          <w:rFonts w:ascii="Calibri" w:hAnsi="Calibri" w:cs="Calibri"/>
          <w:sz w:val="22"/>
          <w:szCs w:val="22"/>
        </w:rPr>
      </w:pPr>
      <w:r>
        <w:rPr>
          <w:rStyle w:val="Strong"/>
          <w:rFonts w:ascii="Calibri" w:hAnsi="Calibri" w:cs="Calibri"/>
          <w:sz w:val="22"/>
          <w:szCs w:val="22"/>
        </w:rPr>
        <w:t>48. Can I take a loan against my fixed deposit?</w:t>
      </w:r>
      <w:r>
        <w:rPr>
          <w:rFonts w:ascii="Calibri" w:hAnsi="Calibri" w:cs="Calibri"/>
          <w:sz w:val="22"/>
          <w:szCs w:val="22"/>
        </w:rPr>
        <w:br/>
        <w:t xml:space="preserve">Yes, you can take </w:t>
      </w:r>
      <w:r w:rsidR="005247A2">
        <w:rPr>
          <w:rFonts w:ascii="Calibri" w:hAnsi="Calibri" w:cs="Calibri"/>
          <w:sz w:val="22"/>
          <w:szCs w:val="22"/>
        </w:rPr>
        <w:t>an</w:t>
      </w:r>
      <w:r>
        <w:rPr>
          <w:rFonts w:ascii="Calibri" w:hAnsi="Calibri" w:cs="Calibri"/>
          <w:sz w:val="22"/>
          <w:szCs w:val="22"/>
        </w:rPr>
        <w:t xml:space="preserve"> overdraft loan of up to 90% of the fixed deposit value.</w:t>
      </w:r>
    </w:p>
    <w:p w14:paraId="1059C0D3"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49. Is FD interest taxable?</w:t>
      </w:r>
      <w:r>
        <w:rPr>
          <w:rFonts w:ascii="Calibri" w:hAnsi="Calibri" w:cs="Calibri"/>
          <w:sz w:val="22"/>
          <w:szCs w:val="22"/>
        </w:rPr>
        <w:br/>
        <w:t>Yes, the interest earned is subject to 10% withholding tax which will be deducted whenever interest is paid.</w:t>
      </w:r>
    </w:p>
    <w:p w14:paraId="5E4709BC" w14:textId="77777777" w:rsidR="00733AB3" w:rsidRDefault="00000000">
      <w:pPr>
        <w:pStyle w:val="Heading3"/>
        <w:jc w:val="both"/>
        <w:rPr>
          <w:rFonts w:ascii="Calibri" w:hAnsi="Calibri" w:cs="Calibri" w:hint="default"/>
          <w:sz w:val="22"/>
          <w:szCs w:val="22"/>
        </w:rPr>
      </w:pPr>
      <w:r>
        <w:rPr>
          <w:rFonts w:ascii="Calibri" w:hAnsi="Calibri" w:cs="Calibri" w:hint="default"/>
          <w:sz w:val="22"/>
          <w:szCs w:val="22"/>
        </w:rPr>
        <w:t>Recurring Deposits (RD)</w:t>
      </w:r>
    </w:p>
    <w:p w14:paraId="664D5C25"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50. What is a recurring deposit?</w:t>
      </w:r>
      <w:r>
        <w:rPr>
          <w:rFonts w:ascii="Calibri" w:hAnsi="Calibri" w:cs="Calibri"/>
          <w:sz w:val="22"/>
          <w:szCs w:val="22"/>
        </w:rPr>
        <w:br/>
        <w:t>A recurring deposit allows you to deposit a fixed amount every month and build savings gradually.</w:t>
      </w:r>
    </w:p>
    <w:p w14:paraId="40D4D208"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51. What is the minimum monthly deposit?</w:t>
      </w:r>
      <w:r>
        <w:rPr>
          <w:rFonts w:ascii="Calibri" w:hAnsi="Calibri" w:cs="Calibri"/>
          <w:sz w:val="22"/>
          <w:szCs w:val="22"/>
        </w:rPr>
        <w:br/>
        <w:t>The minimum monthly deposit is Nu. 100.00.</w:t>
      </w:r>
    </w:p>
    <w:p w14:paraId="3F8A4789"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52. What is the tenure for recurring deposits?</w:t>
      </w:r>
      <w:r>
        <w:rPr>
          <w:rFonts w:ascii="Calibri" w:hAnsi="Calibri" w:cs="Calibri"/>
          <w:sz w:val="22"/>
          <w:szCs w:val="22"/>
        </w:rPr>
        <w:br/>
        <w:t>The tenure ranges from 12 months to 20 years.</w:t>
      </w:r>
    </w:p>
    <w:p w14:paraId="36E72950"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53. Can I miss an instalment?</w:t>
      </w:r>
      <w:r>
        <w:rPr>
          <w:rFonts w:ascii="Calibri" w:hAnsi="Calibri" w:cs="Calibri"/>
          <w:sz w:val="22"/>
          <w:szCs w:val="22"/>
        </w:rPr>
        <w:br/>
        <w:t>Yes, you can miss an instalment, but a 1% penalty on the instalment amount will apply if the instalment is not paid before maturity.</w:t>
      </w:r>
    </w:p>
    <w:p w14:paraId="2532D9B7" w14:textId="3C082E1B" w:rsidR="008D4C94" w:rsidRPr="00ED728F" w:rsidRDefault="00000000" w:rsidP="005247A2">
      <w:pPr>
        <w:pStyle w:val="NormalWeb"/>
        <w:rPr>
          <w:rFonts w:ascii="Calibri" w:hAnsi="Calibri" w:cs="Calibri"/>
          <w:sz w:val="22"/>
          <w:szCs w:val="22"/>
        </w:rPr>
      </w:pPr>
      <w:r>
        <w:rPr>
          <w:rStyle w:val="Strong"/>
          <w:rFonts w:ascii="Calibri" w:hAnsi="Calibri" w:cs="Calibri"/>
          <w:sz w:val="22"/>
          <w:szCs w:val="22"/>
        </w:rPr>
        <w:t>54. Can I withdraw before maturity?</w:t>
      </w:r>
      <w:r>
        <w:rPr>
          <w:rFonts w:ascii="Calibri" w:hAnsi="Calibri" w:cs="Calibri"/>
          <w:sz w:val="22"/>
          <w:szCs w:val="22"/>
        </w:rPr>
        <w:br/>
        <w:t>Yes, you can withdraw before maturity</w:t>
      </w:r>
      <w:r w:rsidR="005247A2">
        <w:rPr>
          <w:rFonts w:ascii="Calibri" w:hAnsi="Calibri" w:cs="Calibri"/>
          <w:sz w:val="22"/>
          <w:szCs w:val="22"/>
        </w:rPr>
        <w:t>.</w:t>
      </w:r>
      <w:r w:rsidR="00D43162" w:rsidRPr="005247A2">
        <w:rPr>
          <w:rFonts w:ascii="Calibri" w:hAnsi="Calibri" w:cs="Calibri"/>
          <w:sz w:val="22"/>
          <w:szCs w:val="22"/>
        </w:rPr>
        <w:t>the</w:t>
      </w:r>
      <w:r w:rsidR="005247A2" w:rsidRPr="005247A2">
        <w:rPr>
          <w:rFonts w:ascii="Calibri" w:hAnsi="Calibri" w:cs="Calibri"/>
          <w:sz w:val="22"/>
          <w:szCs w:val="22"/>
        </w:rPr>
        <w:t xml:space="preserve"> interest rate will be 1% less than the applicable rate of the contracted year that the fund has been with the bank. However, if the </w:t>
      </w:r>
      <w:r w:rsidR="005247A2">
        <w:rPr>
          <w:rFonts w:ascii="Calibri" w:hAnsi="Calibri" w:cs="Calibri"/>
          <w:sz w:val="22"/>
          <w:szCs w:val="22"/>
        </w:rPr>
        <w:t>R</w:t>
      </w:r>
      <w:r w:rsidR="005247A2" w:rsidRPr="005247A2">
        <w:rPr>
          <w:rFonts w:ascii="Calibri" w:hAnsi="Calibri" w:cs="Calibri"/>
          <w:sz w:val="22"/>
          <w:szCs w:val="22"/>
        </w:rPr>
        <w:t>D is closed before 91 days the customer will not be eligible for interest.</w:t>
      </w:r>
      <w:r w:rsidR="008D4C94">
        <w:rPr>
          <w:rFonts w:ascii="Calibri" w:hAnsi="Calibri" w:cs="Calibri"/>
          <w:sz w:val="22"/>
          <w:szCs w:val="22"/>
        </w:rPr>
        <w:t xml:space="preserve"> </w:t>
      </w:r>
      <w:r w:rsidR="008D4C94" w:rsidRPr="008D4C94">
        <w:rPr>
          <w:rFonts w:ascii="Calibri" w:hAnsi="Calibri" w:cs="Calibri"/>
          <w:sz w:val="22"/>
          <w:szCs w:val="22"/>
        </w:rPr>
        <w:t>An RD will be automatically closed and classified as a discontinued account if three consecutive installments are not deposited.</w:t>
      </w:r>
      <w:r w:rsidR="008D4C94">
        <w:rPr>
          <w:rFonts w:ascii="Calibri" w:hAnsi="Calibri" w:cs="Calibri"/>
          <w:sz w:val="22"/>
          <w:szCs w:val="22"/>
        </w:rPr>
        <w:t xml:space="preserve"> </w:t>
      </w:r>
    </w:p>
    <w:p w14:paraId="7D8F8C2A" w14:textId="77777777" w:rsidR="00733AB3" w:rsidRDefault="00733AB3">
      <w:pPr>
        <w:pStyle w:val="NormalWeb"/>
        <w:jc w:val="both"/>
        <w:rPr>
          <w:rFonts w:ascii="Calibri" w:hAnsi="Calibri" w:cs="Calibri"/>
          <w:sz w:val="22"/>
          <w:szCs w:val="22"/>
        </w:rPr>
      </w:pPr>
    </w:p>
    <w:p w14:paraId="070131BB" w14:textId="77777777" w:rsidR="00733AB3" w:rsidRDefault="00000000">
      <w:pPr>
        <w:pStyle w:val="Heading2"/>
        <w:jc w:val="both"/>
        <w:rPr>
          <w:rFonts w:ascii="Calibri" w:hAnsi="Calibri" w:cs="Calibri" w:hint="default"/>
          <w:sz w:val="22"/>
          <w:szCs w:val="22"/>
        </w:rPr>
      </w:pPr>
      <w:r>
        <w:rPr>
          <w:rFonts w:ascii="Calibri" w:hAnsi="Calibri" w:cs="Calibri" w:hint="default"/>
          <w:sz w:val="22"/>
          <w:szCs w:val="22"/>
        </w:rPr>
        <w:t>• Remittances</w:t>
      </w:r>
    </w:p>
    <w:p w14:paraId="53DD79D2"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55. What is a remittance service?</w:t>
      </w:r>
      <w:r>
        <w:rPr>
          <w:rFonts w:ascii="Calibri" w:hAnsi="Calibri" w:cs="Calibri"/>
          <w:sz w:val="22"/>
          <w:szCs w:val="22"/>
        </w:rPr>
        <w:br/>
        <w:t>A remittance service allows you to send or receive money internationally through a bank.</w:t>
      </w:r>
    </w:p>
    <w:p w14:paraId="7297518A"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56. What types of remittances are available?</w:t>
      </w:r>
      <w:r>
        <w:rPr>
          <w:rFonts w:ascii="Calibri" w:hAnsi="Calibri" w:cs="Calibri"/>
          <w:sz w:val="22"/>
          <w:szCs w:val="22"/>
        </w:rPr>
        <w:br/>
        <w:t>The types of remittances available are inward remittances (money received from abroad) and outward remittances (money sent abroad).</w:t>
      </w:r>
    </w:p>
    <w:p w14:paraId="32201CAF"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57. How can I receive money from abroad?</w:t>
      </w:r>
      <w:r>
        <w:rPr>
          <w:rFonts w:ascii="Calibri" w:hAnsi="Calibri" w:cs="Calibri"/>
          <w:sz w:val="22"/>
          <w:szCs w:val="22"/>
        </w:rPr>
        <w:br/>
        <w:t>You can receive money directly into your bank account by providing the sender with your account number, bank name, SWIFT code, and correspondent bank details.</w:t>
      </w:r>
    </w:p>
    <w:p w14:paraId="14F941AA"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lastRenderedPageBreak/>
        <w:t>58. How long does it take to receive funds?</w:t>
      </w:r>
      <w:r>
        <w:rPr>
          <w:rFonts w:ascii="Calibri" w:hAnsi="Calibri" w:cs="Calibri"/>
          <w:sz w:val="22"/>
          <w:szCs w:val="22"/>
        </w:rPr>
        <w:br/>
        <w:t>It usually takes 1 to 3 working days, depending on the sending country, bank, and transfer method.</w:t>
      </w:r>
    </w:p>
    <w:p w14:paraId="3958D34D" w14:textId="5AD4558D" w:rsidR="00733AB3" w:rsidRDefault="00000000">
      <w:pPr>
        <w:pStyle w:val="NormalWeb"/>
        <w:jc w:val="both"/>
        <w:rPr>
          <w:rFonts w:ascii="Calibri" w:hAnsi="Calibri" w:cs="Calibri"/>
          <w:sz w:val="22"/>
          <w:szCs w:val="22"/>
        </w:rPr>
      </w:pPr>
      <w:r>
        <w:rPr>
          <w:rStyle w:val="Strong"/>
          <w:rFonts w:ascii="Calibri" w:hAnsi="Calibri" w:cs="Calibri"/>
          <w:sz w:val="22"/>
          <w:szCs w:val="22"/>
        </w:rPr>
        <w:t>59. How can I send money abroad?</w:t>
      </w:r>
      <w:r>
        <w:rPr>
          <w:rFonts w:ascii="Calibri" w:hAnsi="Calibri" w:cs="Calibri"/>
          <w:sz w:val="22"/>
          <w:szCs w:val="22"/>
        </w:rPr>
        <w:br/>
        <w:t xml:space="preserve">You can send money abroad by submitting a BTFN application, visiting a branch, completing </w:t>
      </w:r>
      <w:r w:rsidR="00D43162">
        <w:rPr>
          <w:rFonts w:ascii="Calibri" w:hAnsi="Calibri" w:cs="Calibri"/>
          <w:sz w:val="22"/>
          <w:szCs w:val="22"/>
        </w:rPr>
        <w:t>an</w:t>
      </w:r>
      <w:r>
        <w:rPr>
          <w:rFonts w:ascii="Calibri" w:hAnsi="Calibri" w:cs="Calibri"/>
          <w:sz w:val="22"/>
          <w:szCs w:val="22"/>
        </w:rPr>
        <w:t xml:space="preserve"> Outward remittance form, or using mobile banking.</w:t>
      </w:r>
    </w:p>
    <w:p w14:paraId="1FAF01D3"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60. What documents are required for outward remittance?</w:t>
      </w:r>
      <w:r>
        <w:rPr>
          <w:rFonts w:ascii="Calibri" w:hAnsi="Calibri" w:cs="Calibri"/>
          <w:sz w:val="22"/>
          <w:szCs w:val="22"/>
        </w:rPr>
        <w:br/>
        <w:t>You need a valid ID, the purpose of transfer, and supporting documents such as invoices or admission letters, etc.</w:t>
      </w:r>
    </w:p>
    <w:p w14:paraId="17E5AEC2"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61. Are there charges for remittance services?</w:t>
      </w:r>
      <w:r>
        <w:rPr>
          <w:rFonts w:ascii="Calibri" w:hAnsi="Calibri" w:cs="Calibri"/>
          <w:sz w:val="22"/>
          <w:szCs w:val="22"/>
        </w:rPr>
        <w:br/>
        <w:t>Yes, charges may include a transfer fee, and foreign or intermediary bank charges.</w:t>
      </w:r>
    </w:p>
    <w:p w14:paraId="616DF74E" w14:textId="77777777" w:rsidR="00733AB3" w:rsidRDefault="00000000">
      <w:pPr>
        <w:pStyle w:val="Heading2"/>
        <w:jc w:val="both"/>
        <w:rPr>
          <w:rFonts w:ascii="Calibri" w:hAnsi="Calibri" w:cs="Calibri" w:hint="default"/>
          <w:sz w:val="22"/>
          <w:szCs w:val="22"/>
        </w:rPr>
      </w:pPr>
      <w:r>
        <w:rPr>
          <w:rFonts w:ascii="Calibri" w:hAnsi="Calibri" w:cs="Calibri" w:hint="default"/>
          <w:sz w:val="22"/>
          <w:szCs w:val="22"/>
        </w:rPr>
        <w:t>• Bankers Cheque</w:t>
      </w:r>
    </w:p>
    <w:p w14:paraId="52B55954"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62. What is a Bankers Cheque?</w:t>
      </w:r>
      <w:r>
        <w:rPr>
          <w:rFonts w:ascii="Calibri" w:hAnsi="Calibri" w:cs="Calibri"/>
          <w:sz w:val="22"/>
          <w:szCs w:val="22"/>
        </w:rPr>
        <w:br/>
        <w:t>A Bankers Cheque is a prepaid payment instrument issued by a bank and used for secure payments.</w:t>
      </w:r>
    </w:p>
    <w:p w14:paraId="1230DE3C"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63. How can I apply for a Bankers Cheque?</w:t>
      </w:r>
      <w:r>
        <w:rPr>
          <w:rFonts w:ascii="Calibri" w:hAnsi="Calibri" w:cs="Calibri"/>
          <w:sz w:val="22"/>
          <w:szCs w:val="22"/>
        </w:rPr>
        <w:br/>
        <w:t>You can apply by visiting a branch, filling out the application form, and paying the required amount.</w:t>
      </w:r>
    </w:p>
    <w:p w14:paraId="77CA5ACB"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64. What details are required to issue a Bankers Cheque?</w:t>
      </w:r>
      <w:r>
        <w:rPr>
          <w:rFonts w:ascii="Calibri" w:hAnsi="Calibri" w:cs="Calibri"/>
          <w:sz w:val="22"/>
          <w:szCs w:val="22"/>
        </w:rPr>
        <w:br/>
        <w:t>You must provide the payee’s name, the amount, your name and contact details, and the purpose of the request.</w:t>
      </w:r>
    </w:p>
    <w:p w14:paraId="290A0406"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65. How long is a Bankers Cheque valid?</w:t>
      </w:r>
      <w:r>
        <w:rPr>
          <w:rFonts w:ascii="Calibri" w:hAnsi="Calibri" w:cs="Calibri"/>
          <w:sz w:val="22"/>
          <w:szCs w:val="22"/>
        </w:rPr>
        <w:br/>
        <w:t>A Bankers Cheque is valid for 6 months from the date of issue.</w:t>
      </w:r>
    </w:p>
    <w:p w14:paraId="004931C6"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66. Can a Bankers Cheque be cancelled?</w:t>
      </w:r>
      <w:r>
        <w:rPr>
          <w:rFonts w:ascii="Calibri" w:hAnsi="Calibri" w:cs="Calibri"/>
          <w:sz w:val="22"/>
          <w:szCs w:val="22"/>
        </w:rPr>
        <w:br/>
        <w:t>Yes, a Bankers Cheque can be cancelled for a nominal fee.</w:t>
      </w:r>
    </w:p>
    <w:p w14:paraId="1307395F"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67. What should I do if a Bankers Cheque is lost?</w:t>
      </w:r>
      <w:r>
        <w:rPr>
          <w:rFonts w:ascii="Calibri" w:hAnsi="Calibri" w:cs="Calibri"/>
          <w:sz w:val="22"/>
          <w:szCs w:val="22"/>
        </w:rPr>
        <w:br/>
        <w:t>You should inform the bank immediately, submit a written request for stop payment, and complete an indemnity form before a duplicate is issued or a refund is processed.</w:t>
      </w:r>
    </w:p>
    <w:p w14:paraId="1730AD16"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68. Are there charges for issuing a Bankers Cheque?</w:t>
      </w:r>
      <w:r>
        <w:rPr>
          <w:rFonts w:ascii="Calibri" w:hAnsi="Calibri" w:cs="Calibri"/>
          <w:sz w:val="22"/>
          <w:szCs w:val="22"/>
        </w:rPr>
        <w:br/>
        <w:t>Yes, a nominal fee ranging from Nu. 35 to Nu. 15,000 is charged depending on the draft amount.</w:t>
      </w:r>
    </w:p>
    <w:p w14:paraId="416CCFFC" w14:textId="77777777" w:rsidR="00733AB3" w:rsidRDefault="00000000">
      <w:pPr>
        <w:pStyle w:val="Heading2"/>
        <w:jc w:val="both"/>
        <w:rPr>
          <w:rFonts w:ascii="Calibri" w:hAnsi="Calibri" w:cs="Calibri" w:hint="default"/>
          <w:sz w:val="22"/>
          <w:szCs w:val="22"/>
        </w:rPr>
      </w:pPr>
      <w:r>
        <w:rPr>
          <w:rFonts w:ascii="Calibri" w:hAnsi="Calibri" w:cs="Calibri" w:hint="default"/>
          <w:sz w:val="22"/>
          <w:szCs w:val="22"/>
        </w:rPr>
        <w:t>• Safe Deposit Lockers</w:t>
      </w:r>
    </w:p>
    <w:p w14:paraId="0673BBEA"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69. Who can avail locker services?</w:t>
      </w:r>
      <w:r>
        <w:rPr>
          <w:rFonts w:ascii="Calibri" w:hAnsi="Calibri" w:cs="Calibri"/>
          <w:sz w:val="22"/>
          <w:szCs w:val="22"/>
        </w:rPr>
        <w:br/>
        <w:t>Any bank customer, including individuals, joint account holders, and companies, can apply for a locker subject to availability.</w:t>
      </w:r>
    </w:p>
    <w:p w14:paraId="20FCC2FF"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lastRenderedPageBreak/>
        <w:t>70. How can I apply for a locker?</w:t>
      </w:r>
      <w:r>
        <w:rPr>
          <w:rFonts w:ascii="Calibri" w:hAnsi="Calibri" w:cs="Calibri"/>
          <w:sz w:val="22"/>
          <w:szCs w:val="22"/>
        </w:rPr>
        <w:br/>
        <w:t>You can apply by visiting a branch, signing a locker agreement, submitting valid ID and required documents, and selecting a locker size.</w:t>
      </w:r>
    </w:p>
    <w:p w14:paraId="1BD172F3"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71. Is locker facility available at all branches?</w:t>
      </w:r>
      <w:r>
        <w:rPr>
          <w:rFonts w:ascii="Calibri" w:hAnsi="Calibri" w:cs="Calibri"/>
          <w:sz w:val="22"/>
          <w:szCs w:val="22"/>
        </w:rPr>
        <w:br/>
        <w:t xml:space="preserve">Locker facilities are available only at selected branches, including Thimphu Main Branch, </w:t>
      </w:r>
      <w:proofErr w:type="spellStart"/>
      <w:r>
        <w:rPr>
          <w:rFonts w:ascii="Calibri" w:hAnsi="Calibri" w:cs="Calibri"/>
          <w:sz w:val="22"/>
          <w:szCs w:val="22"/>
        </w:rPr>
        <w:t>Motithang</w:t>
      </w:r>
      <w:proofErr w:type="spellEnd"/>
      <w:r>
        <w:rPr>
          <w:rFonts w:ascii="Calibri" w:hAnsi="Calibri" w:cs="Calibri"/>
          <w:sz w:val="22"/>
          <w:szCs w:val="22"/>
        </w:rPr>
        <w:t xml:space="preserve"> Branch, Phuentsholing Main Branch, Trashigang Branch, and </w:t>
      </w:r>
      <w:proofErr w:type="spellStart"/>
      <w:r>
        <w:rPr>
          <w:rFonts w:ascii="Calibri" w:hAnsi="Calibri" w:cs="Calibri"/>
          <w:sz w:val="22"/>
          <w:szCs w:val="22"/>
        </w:rPr>
        <w:t>Samdrup</w:t>
      </w:r>
      <w:proofErr w:type="spellEnd"/>
      <w:r>
        <w:rPr>
          <w:rFonts w:ascii="Calibri" w:hAnsi="Calibri" w:cs="Calibri"/>
          <w:sz w:val="22"/>
          <w:szCs w:val="22"/>
        </w:rPr>
        <w:t xml:space="preserve"> Jongkhar Branch.</w:t>
      </w:r>
    </w:p>
    <w:p w14:paraId="4D33A49A"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72. What documents are required for locker facility?</w:t>
      </w:r>
      <w:r>
        <w:rPr>
          <w:rFonts w:ascii="Calibri" w:hAnsi="Calibri" w:cs="Calibri"/>
          <w:sz w:val="22"/>
          <w:szCs w:val="22"/>
        </w:rPr>
        <w:br/>
        <w:t>You need a valid ID, address proof, passport-size photographs, and an existing bank account.</w:t>
      </w:r>
    </w:p>
    <w:p w14:paraId="513E76FE"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73. Is there a security deposit required?</w:t>
      </w:r>
      <w:r>
        <w:rPr>
          <w:rFonts w:ascii="Calibri" w:hAnsi="Calibri" w:cs="Calibri"/>
          <w:sz w:val="22"/>
          <w:szCs w:val="22"/>
        </w:rPr>
        <w:br/>
        <w:t>Yes, a refundable security deposit equal to twice the locker rent is required, depending on the locker size.</w:t>
      </w:r>
    </w:p>
    <w:p w14:paraId="6467E050"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74. What are the locker charges?</w:t>
      </w:r>
      <w:r>
        <w:rPr>
          <w:rFonts w:ascii="Calibri" w:hAnsi="Calibri" w:cs="Calibri"/>
          <w:sz w:val="22"/>
          <w:szCs w:val="22"/>
        </w:rPr>
        <w:br/>
        <w:t>Locker charges are based on the size of the locker (small, medium, or large).</w:t>
      </w:r>
    </w:p>
    <w:p w14:paraId="00154870"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75. Can lockers be operated jointly?</w:t>
      </w:r>
      <w:r>
        <w:rPr>
          <w:rFonts w:ascii="Calibri" w:hAnsi="Calibri" w:cs="Calibri"/>
          <w:sz w:val="22"/>
          <w:szCs w:val="22"/>
        </w:rPr>
        <w:br/>
        <w:t>Yes, lockers can be operated jointly with defined operating instructions.</w:t>
      </w:r>
    </w:p>
    <w:p w14:paraId="4B88AF54"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76. What are the operating hours for lockers?</w:t>
      </w:r>
      <w:r>
        <w:rPr>
          <w:rFonts w:ascii="Calibri" w:hAnsi="Calibri" w:cs="Calibri"/>
          <w:sz w:val="22"/>
          <w:szCs w:val="22"/>
        </w:rPr>
        <w:br/>
        <w:t>Lockers can be accessed during office hours.</w:t>
      </w:r>
    </w:p>
    <w:p w14:paraId="55BAFDA9" w14:textId="77777777" w:rsidR="00733AB3" w:rsidRDefault="00000000">
      <w:pPr>
        <w:pStyle w:val="NormalWeb"/>
        <w:jc w:val="both"/>
        <w:rPr>
          <w:rFonts w:ascii="Calibri" w:hAnsi="Calibri" w:cs="Calibri"/>
          <w:sz w:val="22"/>
          <w:szCs w:val="22"/>
        </w:rPr>
      </w:pPr>
      <w:r>
        <w:rPr>
          <w:rStyle w:val="Strong"/>
          <w:rFonts w:ascii="Calibri" w:hAnsi="Calibri" w:cs="Calibri"/>
          <w:sz w:val="22"/>
          <w:szCs w:val="22"/>
        </w:rPr>
        <w:t>77. What happens if locker rent is not paid?</w:t>
      </w:r>
      <w:r>
        <w:rPr>
          <w:rFonts w:ascii="Calibri" w:hAnsi="Calibri" w:cs="Calibri"/>
          <w:sz w:val="22"/>
          <w:szCs w:val="22"/>
        </w:rPr>
        <w:br/>
        <w:t>If rent is not paid, the bank may break open the locker after due notice, auction the items to recover the rent.</w:t>
      </w:r>
    </w:p>
    <w:p w14:paraId="01A22333" w14:textId="77777777" w:rsidR="00733AB3" w:rsidRDefault="00733AB3">
      <w:pPr>
        <w:jc w:val="both"/>
        <w:rPr>
          <w:rFonts w:ascii="Calibri" w:hAnsi="Calibri" w:cs="Calibri"/>
          <w:sz w:val="22"/>
          <w:szCs w:val="22"/>
        </w:rPr>
      </w:pPr>
    </w:p>
    <w:sectPr w:rsidR="00733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B02F" w14:textId="77777777" w:rsidR="000C261C" w:rsidRDefault="000C261C">
      <w:pPr>
        <w:spacing w:line="240" w:lineRule="auto"/>
      </w:pPr>
      <w:r>
        <w:separator/>
      </w:r>
    </w:p>
  </w:endnote>
  <w:endnote w:type="continuationSeparator" w:id="0">
    <w:p w14:paraId="36C51888" w14:textId="77777777" w:rsidR="000C261C" w:rsidRDefault="000C26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54E04" w14:textId="77777777" w:rsidR="000C261C" w:rsidRDefault="000C261C">
      <w:pPr>
        <w:spacing w:after="0"/>
      </w:pPr>
      <w:r>
        <w:separator/>
      </w:r>
    </w:p>
  </w:footnote>
  <w:footnote w:type="continuationSeparator" w:id="0">
    <w:p w14:paraId="4EB9F3BB" w14:textId="77777777" w:rsidR="000C261C" w:rsidRDefault="000C26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2E4E"/>
    <w:multiLevelType w:val="hybridMultilevel"/>
    <w:tmpl w:val="4E3E0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5831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wa Dekar">
    <w15:presenceInfo w15:providerId="AD" w15:userId="S::dawa.dekar2947@bob.bt::ac68f4cb-d3f8-4eb6-b705-da054f622677"/>
  </w15:person>
  <w15:person w15:author="Lhakey C. Tshering">
    <w15:presenceInfo w15:providerId="AD" w15:userId="S::lhakey.choden@bob.bt::43cc8be2-3d22-4a68-98db-379b598ab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DC"/>
    <w:rsid w:val="000015C0"/>
    <w:rsid w:val="0000629E"/>
    <w:rsid w:val="000215C2"/>
    <w:rsid w:val="000A3F67"/>
    <w:rsid w:val="000C0A25"/>
    <w:rsid w:val="000C2473"/>
    <w:rsid w:val="000C261C"/>
    <w:rsid w:val="000D5D3B"/>
    <w:rsid w:val="000E1C5C"/>
    <w:rsid w:val="000E470C"/>
    <w:rsid w:val="00156A01"/>
    <w:rsid w:val="001D18D9"/>
    <w:rsid w:val="001F6D45"/>
    <w:rsid w:val="00226F61"/>
    <w:rsid w:val="0026415F"/>
    <w:rsid w:val="00287DBD"/>
    <w:rsid w:val="002E38A3"/>
    <w:rsid w:val="00343A30"/>
    <w:rsid w:val="00356C24"/>
    <w:rsid w:val="003818B8"/>
    <w:rsid w:val="00395B4E"/>
    <w:rsid w:val="003B0D3A"/>
    <w:rsid w:val="003B6992"/>
    <w:rsid w:val="003D2F57"/>
    <w:rsid w:val="003D6543"/>
    <w:rsid w:val="003E19CC"/>
    <w:rsid w:val="003E4324"/>
    <w:rsid w:val="003E52D8"/>
    <w:rsid w:val="00413F8C"/>
    <w:rsid w:val="00432508"/>
    <w:rsid w:val="00482F66"/>
    <w:rsid w:val="004931DF"/>
    <w:rsid w:val="004C1AF2"/>
    <w:rsid w:val="004C42ED"/>
    <w:rsid w:val="004D2904"/>
    <w:rsid w:val="004E143E"/>
    <w:rsid w:val="004F7E73"/>
    <w:rsid w:val="00506FBB"/>
    <w:rsid w:val="0052228D"/>
    <w:rsid w:val="005247A2"/>
    <w:rsid w:val="00535613"/>
    <w:rsid w:val="00535D37"/>
    <w:rsid w:val="005676F6"/>
    <w:rsid w:val="005C6AC1"/>
    <w:rsid w:val="005F6856"/>
    <w:rsid w:val="006015B7"/>
    <w:rsid w:val="00603E6A"/>
    <w:rsid w:val="00622BDC"/>
    <w:rsid w:val="006435D7"/>
    <w:rsid w:val="006522C9"/>
    <w:rsid w:val="00656AC4"/>
    <w:rsid w:val="006642E9"/>
    <w:rsid w:val="00675D70"/>
    <w:rsid w:val="00685113"/>
    <w:rsid w:val="006D639A"/>
    <w:rsid w:val="006F1DE4"/>
    <w:rsid w:val="006F22B8"/>
    <w:rsid w:val="0071771E"/>
    <w:rsid w:val="00733AB3"/>
    <w:rsid w:val="00766FBE"/>
    <w:rsid w:val="007A0B5B"/>
    <w:rsid w:val="007A188A"/>
    <w:rsid w:val="007B64AE"/>
    <w:rsid w:val="007C268A"/>
    <w:rsid w:val="00810763"/>
    <w:rsid w:val="00816630"/>
    <w:rsid w:val="00823214"/>
    <w:rsid w:val="008453E8"/>
    <w:rsid w:val="00847F0A"/>
    <w:rsid w:val="00867907"/>
    <w:rsid w:val="0087063B"/>
    <w:rsid w:val="00886969"/>
    <w:rsid w:val="0089367D"/>
    <w:rsid w:val="008A079F"/>
    <w:rsid w:val="008A2E6B"/>
    <w:rsid w:val="008D1D79"/>
    <w:rsid w:val="008D44B4"/>
    <w:rsid w:val="008D4C94"/>
    <w:rsid w:val="0091200C"/>
    <w:rsid w:val="00922433"/>
    <w:rsid w:val="00935130"/>
    <w:rsid w:val="00965F14"/>
    <w:rsid w:val="00986287"/>
    <w:rsid w:val="009B1386"/>
    <w:rsid w:val="009F0F7E"/>
    <w:rsid w:val="009F774B"/>
    <w:rsid w:val="00A5005A"/>
    <w:rsid w:val="00A54221"/>
    <w:rsid w:val="00A74351"/>
    <w:rsid w:val="00AA17F3"/>
    <w:rsid w:val="00AB08B6"/>
    <w:rsid w:val="00AB3786"/>
    <w:rsid w:val="00B35B9E"/>
    <w:rsid w:val="00B55F92"/>
    <w:rsid w:val="00BA5053"/>
    <w:rsid w:val="00BB192F"/>
    <w:rsid w:val="00BB3E8B"/>
    <w:rsid w:val="00BB7E54"/>
    <w:rsid w:val="00BF0AC9"/>
    <w:rsid w:val="00C35418"/>
    <w:rsid w:val="00C35CD0"/>
    <w:rsid w:val="00C555CE"/>
    <w:rsid w:val="00C74E95"/>
    <w:rsid w:val="00CB3119"/>
    <w:rsid w:val="00D00DAA"/>
    <w:rsid w:val="00D119B6"/>
    <w:rsid w:val="00D1296D"/>
    <w:rsid w:val="00D43162"/>
    <w:rsid w:val="00D45805"/>
    <w:rsid w:val="00D74BCD"/>
    <w:rsid w:val="00D76B7F"/>
    <w:rsid w:val="00D8582C"/>
    <w:rsid w:val="00E22D35"/>
    <w:rsid w:val="00E259E9"/>
    <w:rsid w:val="00E312BD"/>
    <w:rsid w:val="00E4388A"/>
    <w:rsid w:val="00E5358E"/>
    <w:rsid w:val="00E70B4B"/>
    <w:rsid w:val="00E7108F"/>
    <w:rsid w:val="00E821FF"/>
    <w:rsid w:val="00E93466"/>
    <w:rsid w:val="00EA23E4"/>
    <w:rsid w:val="00EE2726"/>
    <w:rsid w:val="00EF0BE2"/>
    <w:rsid w:val="00F63FE8"/>
    <w:rsid w:val="00F8346B"/>
    <w:rsid w:val="00F86B35"/>
    <w:rsid w:val="00FD5A47"/>
    <w:rsid w:val="00FD7E12"/>
    <w:rsid w:val="00FF6FA7"/>
    <w:rsid w:val="0B585D52"/>
    <w:rsid w:val="67910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91E76"/>
  <w15:docId w15:val="{8B5D9840-C863-3C40-91C8-F09A66ADF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NoSpacing">
    <w:name w:val="No Spacing"/>
    <w:uiPriority w:val="1"/>
    <w:qFormat/>
    <w:rPr>
      <w:rFonts w:asciiTheme="minorHAnsi" w:eastAsiaTheme="minorEastAsia" w:hAnsiTheme="minorHAnsi" w:cstheme="minorBidi"/>
      <w:kern w:val="2"/>
      <w:sz w:val="24"/>
      <w:szCs w:val="24"/>
      <w14:ligatures w14:val="standardContextual"/>
    </w:rPr>
  </w:style>
  <w:style w:type="paragraph" w:styleId="ListParagraph">
    <w:name w:val="List Paragraph"/>
    <w:basedOn w:val="Normal"/>
    <w:uiPriority w:val="34"/>
    <w:qFormat/>
    <w:pPr>
      <w:ind w:left="720"/>
      <w:contextualSpacing/>
    </w:pPr>
  </w:style>
  <w:style w:type="paragraph" w:styleId="Revision">
    <w:name w:val="Revision"/>
    <w:hidden/>
    <w:uiPriority w:val="99"/>
    <w:unhideWhenUsed/>
    <w:rsid w:val="00986287"/>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70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mitbhutan.bt/"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account.bob.b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ob.bt/business-banking/deposits-business/" TargetMode="External"/><Relationship Id="rId5" Type="http://schemas.openxmlformats.org/officeDocument/2006/relationships/footnotes" Target="footnotes.xml"/><Relationship Id="rId10" Type="http://schemas.openxmlformats.org/officeDocument/2006/relationships/hyperlink" Target="mailto:operations@bob.bt" TargetMode="External"/><Relationship Id="rId4" Type="http://schemas.openxmlformats.org/officeDocument/2006/relationships/webSettings" Target="webSettings.xml"/><Relationship Id="rId9" Type="http://schemas.openxmlformats.org/officeDocument/2006/relationships/hyperlink" Target="https://www.bob.bt/personal-banking/deposits-person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2075</Words>
  <Characters>11830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2292</dc:creator>
  <cp:lastModifiedBy>Dawa Dekar</cp:lastModifiedBy>
  <cp:revision>24</cp:revision>
  <dcterms:created xsi:type="dcterms:W3CDTF">2026-05-06T06:28:00Z</dcterms:created>
  <dcterms:modified xsi:type="dcterms:W3CDTF">2026-05-06T06:41:00Z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F6651F7FA492416CBA7F038105E133B0</vt:lpwstr>
  </property>
</Properties>
</file>